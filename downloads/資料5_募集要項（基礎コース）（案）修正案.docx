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09D2" w14:textId="26F2504D" w:rsidR="00BC459D" w:rsidRPr="00746D59" w:rsidRDefault="00A13A10" w:rsidP="00A13A10">
      <w:pPr>
        <w:jc w:val="center"/>
        <w:rPr>
          <w:rFonts w:ascii="游明朝" w:eastAsia="游明朝" w:hAnsi="游明朝"/>
          <w:b/>
          <w:szCs w:val="21"/>
        </w:rPr>
      </w:pPr>
      <w:r w:rsidRPr="00746D59">
        <w:rPr>
          <w:rFonts w:ascii="游明朝" w:eastAsia="游明朝" w:hAnsi="游明朝"/>
          <w:b/>
          <w:szCs w:val="21"/>
        </w:rPr>
        <w:t>火山</w:t>
      </w:r>
      <w:r w:rsidR="00B55359">
        <w:rPr>
          <w:rFonts w:ascii="游明朝" w:eastAsia="游明朝" w:hAnsi="游明朝" w:hint="eastAsia"/>
          <w:b/>
          <w:szCs w:val="21"/>
        </w:rPr>
        <w:t>ハザード対策</w:t>
      </w:r>
      <w:r w:rsidRPr="00746D59">
        <w:rPr>
          <w:rFonts w:ascii="游明朝" w:eastAsia="游明朝" w:hAnsi="游明朝"/>
          <w:b/>
          <w:szCs w:val="21"/>
        </w:rPr>
        <w:t>研究</w:t>
      </w:r>
      <w:r w:rsidR="00B55359">
        <w:rPr>
          <w:rFonts w:ascii="游明朝" w:eastAsia="游明朝" w:hAnsi="游明朝" w:hint="eastAsia"/>
          <w:b/>
          <w:szCs w:val="21"/>
        </w:rPr>
        <w:t>人材</w:t>
      </w:r>
      <w:r w:rsidRPr="00746D59">
        <w:rPr>
          <w:rFonts w:ascii="游明朝" w:eastAsia="游明朝" w:hAnsi="游明朝"/>
          <w:b/>
          <w:szCs w:val="21"/>
        </w:rPr>
        <w:t>育成</w:t>
      </w:r>
      <w:r w:rsidR="00926300" w:rsidRPr="00746D59">
        <w:rPr>
          <w:rFonts w:ascii="游明朝" w:eastAsia="游明朝" w:hAnsi="游明朝"/>
          <w:b/>
          <w:szCs w:val="21"/>
        </w:rPr>
        <w:t>プログラム</w:t>
      </w:r>
      <w:r w:rsidRPr="00746D59">
        <w:rPr>
          <w:rFonts w:ascii="游明朝" w:eastAsia="游明朝" w:hAnsi="游明朝"/>
          <w:b/>
          <w:szCs w:val="21"/>
        </w:rPr>
        <w:t xml:space="preserve">　</w:t>
      </w:r>
      <w:r w:rsidR="006F1AB3" w:rsidRPr="00746D59">
        <w:rPr>
          <w:rFonts w:ascii="游明朝" w:eastAsia="游明朝" w:hAnsi="游明朝"/>
          <w:b/>
          <w:szCs w:val="21"/>
        </w:rPr>
        <w:t>20</w:t>
      </w:r>
      <w:r w:rsidR="005232C1" w:rsidRPr="00746D59">
        <w:rPr>
          <w:rFonts w:ascii="游明朝" w:eastAsia="游明朝" w:hAnsi="游明朝" w:hint="eastAsia"/>
          <w:b/>
          <w:szCs w:val="21"/>
        </w:rPr>
        <w:t>2</w:t>
      </w:r>
      <w:r w:rsidR="00B55359">
        <w:rPr>
          <w:rFonts w:ascii="游明朝" w:eastAsia="游明朝" w:hAnsi="游明朝" w:hint="eastAsia"/>
          <w:b/>
          <w:szCs w:val="21"/>
        </w:rPr>
        <w:t>6</w:t>
      </w:r>
      <w:r w:rsidR="006F1AB3" w:rsidRPr="00746D59">
        <w:rPr>
          <w:rFonts w:ascii="游明朝" w:eastAsia="游明朝" w:hAnsi="游明朝"/>
          <w:b/>
          <w:szCs w:val="21"/>
        </w:rPr>
        <w:t xml:space="preserve">年度　</w:t>
      </w:r>
      <w:r w:rsidR="00C15605" w:rsidRPr="00C15605">
        <w:rPr>
          <w:rFonts w:ascii="游明朝" w:eastAsia="游明朝" w:hAnsi="游明朝" w:hint="eastAsia"/>
          <w:b/>
          <w:szCs w:val="21"/>
        </w:rPr>
        <w:t>基礎・応用コース</w:t>
      </w:r>
      <w:r w:rsidRPr="00746D59">
        <w:rPr>
          <w:rFonts w:ascii="游明朝" w:eastAsia="游明朝" w:hAnsi="游明朝"/>
          <w:b/>
          <w:szCs w:val="21"/>
        </w:rPr>
        <w:t>受講生</w:t>
      </w:r>
      <w:r w:rsidR="00F944A0" w:rsidRPr="00746D59">
        <w:rPr>
          <w:rFonts w:ascii="游明朝" w:eastAsia="游明朝" w:hAnsi="游明朝"/>
          <w:b/>
          <w:szCs w:val="21"/>
        </w:rPr>
        <w:t>募集要項</w:t>
      </w:r>
    </w:p>
    <w:p w14:paraId="723B799B" w14:textId="77777777" w:rsidR="00F944A0" w:rsidRPr="003C34E9" w:rsidRDefault="00F944A0">
      <w:pPr>
        <w:rPr>
          <w:rFonts w:ascii="游明朝" w:eastAsia="游明朝" w:hAnsi="游明朝"/>
          <w:szCs w:val="21"/>
        </w:rPr>
      </w:pPr>
    </w:p>
    <w:p w14:paraId="6EB5119D" w14:textId="54C3F8F0" w:rsidR="00984124" w:rsidRPr="00935C15" w:rsidRDefault="00984124" w:rsidP="00551685">
      <w:pPr>
        <w:ind w:firstLineChars="100" w:firstLine="210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将来、大学や国</w:t>
      </w:r>
      <w:r w:rsidR="00FE2960" w:rsidRPr="00746D59">
        <w:rPr>
          <w:rFonts w:ascii="游明朝" w:eastAsia="游明朝" w:hAnsi="游明朝" w:hint="eastAsia"/>
          <w:szCs w:val="21"/>
        </w:rPr>
        <w:t>等</w:t>
      </w:r>
      <w:r w:rsidRPr="00746D59">
        <w:rPr>
          <w:rFonts w:ascii="游明朝" w:eastAsia="游明朝" w:hAnsi="游明朝" w:hint="eastAsia"/>
          <w:szCs w:val="21"/>
        </w:rPr>
        <w:t>の研究機関で火山</w:t>
      </w:r>
      <w:r w:rsidR="00631B75">
        <w:rPr>
          <w:rFonts w:ascii="游明朝" w:eastAsia="游明朝" w:hAnsi="游明朝" w:hint="eastAsia"/>
          <w:szCs w:val="21"/>
        </w:rPr>
        <w:t>ハザード対策</w:t>
      </w:r>
      <w:r w:rsidRPr="00746D59">
        <w:rPr>
          <w:rFonts w:ascii="游明朝" w:eastAsia="游明朝" w:hAnsi="游明朝" w:hint="eastAsia"/>
          <w:szCs w:val="21"/>
        </w:rPr>
        <w:t>研究に携わること</w:t>
      </w:r>
      <w:r w:rsidR="00631B75">
        <w:rPr>
          <w:rFonts w:ascii="游明朝" w:eastAsia="游明朝" w:hAnsi="游明朝" w:hint="eastAsia"/>
          <w:szCs w:val="21"/>
        </w:rPr>
        <w:t>を希望する学生</w:t>
      </w:r>
      <w:r w:rsidRPr="00746D59">
        <w:rPr>
          <w:rFonts w:ascii="游明朝" w:eastAsia="游明朝" w:hAnsi="游明朝" w:hint="eastAsia"/>
          <w:szCs w:val="21"/>
        </w:rPr>
        <w:t>、火山災害などの自然災害の軽減に貢献する国や地方自治体、民間企業等に就職を希望する学生を</w:t>
      </w:r>
      <w:r w:rsidRPr="00935C15">
        <w:rPr>
          <w:rFonts w:ascii="游明朝" w:eastAsia="游明朝" w:hAnsi="游明朝" w:hint="eastAsia"/>
          <w:szCs w:val="21"/>
        </w:rPr>
        <w:t>募集します。</w:t>
      </w:r>
    </w:p>
    <w:p w14:paraId="4B0759E7" w14:textId="2E44CB79" w:rsidR="00935C15" w:rsidRDefault="008F459F" w:rsidP="003A5562">
      <w:pPr>
        <w:ind w:firstLineChars="100" w:firstLine="210"/>
        <w:jc w:val="left"/>
        <w:rPr>
          <w:rFonts w:ascii="游明朝" w:eastAsia="游明朝" w:hAnsi="游明朝"/>
          <w:szCs w:val="21"/>
        </w:rPr>
      </w:pPr>
      <w:r w:rsidRPr="00935C15">
        <w:rPr>
          <w:rFonts w:ascii="游明朝" w:eastAsia="游明朝" w:hAnsi="游明朝" w:hint="eastAsia"/>
          <w:szCs w:val="21"/>
        </w:rPr>
        <w:t>火山ハザード対策研究人材</w:t>
      </w:r>
      <w:r w:rsidR="00926300" w:rsidRPr="00935C15">
        <w:rPr>
          <w:rFonts w:ascii="游明朝" w:eastAsia="游明朝" w:hAnsi="游明朝"/>
          <w:szCs w:val="21"/>
        </w:rPr>
        <w:t>育成</w:t>
      </w:r>
      <w:r w:rsidR="004C07A8" w:rsidRPr="00935C15">
        <w:rPr>
          <w:rFonts w:ascii="游明朝" w:eastAsia="游明朝" w:hAnsi="游明朝"/>
          <w:szCs w:val="21"/>
        </w:rPr>
        <w:t>プログラム</w:t>
      </w:r>
      <w:r w:rsidR="00054FC4">
        <w:rPr>
          <w:rFonts w:ascii="游明朝" w:eastAsia="游明朝" w:hAnsi="游明朝" w:hint="eastAsia"/>
          <w:szCs w:val="21"/>
        </w:rPr>
        <w:t>の基礎・応用コース</w:t>
      </w:r>
      <w:r w:rsidR="00926300" w:rsidRPr="00935C15">
        <w:rPr>
          <w:rFonts w:ascii="游明朝" w:eastAsia="游明朝" w:hAnsi="游明朝"/>
          <w:szCs w:val="21"/>
        </w:rPr>
        <w:t>は、</w:t>
      </w:r>
      <w:r w:rsidR="00926300" w:rsidRPr="00935C15">
        <w:rPr>
          <w:rFonts w:ascii="游明朝" w:eastAsia="游明朝" w:hAnsi="游明朝" w:hint="eastAsia"/>
          <w:szCs w:val="21"/>
        </w:rPr>
        <w:t>大学院修士課程学生を中心に、</w:t>
      </w:r>
      <w:r w:rsidR="009738F0" w:rsidRPr="00935C15">
        <w:rPr>
          <w:rFonts w:ascii="游明朝" w:eastAsia="游明朝" w:hAnsi="游明朝" w:hint="eastAsia"/>
          <w:szCs w:val="21"/>
        </w:rPr>
        <w:t>火山ハザード対策研究にかかわる理学・工学・農学・社会科学など学際的な学問分野の基礎</w:t>
      </w:r>
      <w:r w:rsidR="00935C15">
        <w:rPr>
          <w:rFonts w:ascii="游明朝" w:eastAsia="游明朝" w:hAnsi="游明朝" w:hint="eastAsia"/>
          <w:szCs w:val="21"/>
        </w:rPr>
        <w:t>的な知識</w:t>
      </w:r>
      <w:r w:rsidR="009738F0" w:rsidRPr="00935C15">
        <w:rPr>
          <w:rFonts w:ascii="游明朝" w:eastAsia="游明朝" w:hAnsi="游明朝" w:hint="eastAsia"/>
          <w:szCs w:val="21"/>
        </w:rPr>
        <w:t>の上に、野外実習</w:t>
      </w:r>
      <w:r w:rsidR="00504070">
        <w:rPr>
          <w:rFonts w:ascii="游明朝" w:eastAsia="游明朝" w:hAnsi="游明朝" w:hint="eastAsia"/>
          <w:szCs w:val="21"/>
        </w:rPr>
        <w:t>や</w:t>
      </w:r>
      <w:r w:rsidR="009738F0" w:rsidRPr="00935C15">
        <w:rPr>
          <w:rFonts w:ascii="游明朝" w:eastAsia="游明朝" w:hAnsi="游明朝" w:hint="eastAsia"/>
          <w:szCs w:val="21"/>
        </w:rPr>
        <w:t>セミナー</w:t>
      </w:r>
      <w:r w:rsidR="00935C15" w:rsidRPr="00935C15">
        <w:rPr>
          <w:rFonts w:ascii="游明朝" w:eastAsia="游明朝" w:hAnsi="游明朝" w:hint="eastAsia"/>
          <w:szCs w:val="21"/>
        </w:rPr>
        <w:t>等</w:t>
      </w:r>
      <w:r w:rsidR="00504070">
        <w:rPr>
          <w:rFonts w:ascii="游明朝" w:eastAsia="游明朝" w:hAnsi="游明朝" w:hint="eastAsia"/>
          <w:szCs w:val="21"/>
        </w:rPr>
        <w:t>を通じて</w:t>
      </w:r>
      <w:r w:rsidR="00631B75">
        <w:rPr>
          <w:rFonts w:ascii="游明朝" w:eastAsia="游明朝" w:hAnsi="游明朝" w:hint="eastAsia"/>
          <w:szCs w:val="21"/>
        </w:rPr>
        <w:t>、</w:t>
      </w:r>
      <w:r w:rsidR="00631B75" w:rsidRPr="00551685">
        <w:rPr>
          <w:rFonts w:ascii="游明朝" w:eastAsia="游明朝" w:hAnsi="游明朝" w:hint="eastAsia"/>
          <w:szCs w:val="21"/>
        </w:rPr>
        <w:t>多様な火山活動や火山ハザードの把握・予測を行い、火山に関する科学的知見に基づき、火山防災施策を生み出す</w:t>
      </w:r>
      <w:r w:rsidR="00504070">
        <w:rPr>
          <w:rFonts w:ascii="游明朝" w:eastAsia="游明朝" w:hAnsi="游明朝" w:hint="eastAsia"/>
          <w:szCs w:val="21"/>
        </w:rPr>
        <w:t>人材の育成を目的としています</w:t>
      </w:r>
      <w:r w:rsidR="00EE559F" w:rsidRPr="00935C15">
        <w:rPr>
          <w:rFonts w:ascii="游明朝" w:eastAsia="游明朝" w:hAnsi="游明朝" w:hint="eastAsia"/>
          <w:szCs w:val="21"/>
        </w:rPr>
        <w:t>。</w:t>
      </w:r>
    </w:p>
    <w:p w14:paraId="337199DD" w14:textId="0A88D15B" w:rsidR="00984124" w:rsidRPr="00746D59" w:rsidRDefault="00504070" w:rsidP="003A5562">
      <w:pPr>
        <w:ind w:firstLineChars="100" w:firstLine="210"/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本プログラムでは、</w:t>
      </w:r>
      <w:r w:rsidR="00926300" w:rsidRPr="00935C15">
        <w:rPr>
          <w:rFonts w:ascii="游明朝" w:eastAsia="游明朝" w:hAnsi="游明朝" w:hint="eastAsia"/>
          <w:szCs w:val="21"/>
        </w:rPr>
        <w:t>各大学</w:t>
      </w:r>
      <w:r>
        <w:rPr>
          <w:rFonts w:ascii="游明朝" w:eastAsia="游明朝" w:hAnsi="游明朝" w:hint="eastAsia"/>
          <w:szCs w:val="21"/>
        </w:rPr>
        <w:t>における</w:t>
      </w:r>
      <w:r w:rsidR="00926300" w:rsidRPr="00935C15">
        <w:rPr>
          <w:rFonts w:ascii="游明朝" w:eastAsia="游明朝" w:hAnsi="游明朝" w:hint="eastAsia"/>
          <w:szCs w:val="21"/>
        </w:rPr>
        <w:t>火山学</w:t>
      </w:r>
      <w:r w:rsidR="00EE559F" w:rsidRPr="00935C15">
        <w:rPr>
          <w:rFonts w:ascii="游明朝" w:eastAsia="游明朝" w:hAnsi="游明朝" w:hint="eastAsia"/>
          <w:szCs w:val="21"/>
        </w:rPr>
        <w:t>および周辺分野の</w:t>
      </w:r>
      <w:r w:rsidR="00926300" w:rsidRPr="00935C15">
        <w:rPr>
          <w:rFonts w:ascii="游明朝" w:eastAsia="游明朝" w:hAnsi="游明朝" w:hint="eastAsia"/>
          <w:szCs w:val="21"/>
        </w:rPr>
        <w:t>講義</w:t>
      </w:r>
      <w:r w:rsidR="00054FC4">
        <w:rPr>
          <w:rFonts w:ascii="游明朝" w:eastAsia="游明朝" w:hAnsi="游明朝" w:hint="eastAsia"/>
          <w:szCs w:val="21"/>
        </w:rPr>
        <w:t>や</w:t>
      </w:r>
      <w:r w:rsidR="00926300" w:rsidRPr="00935C15">
        <w:rPr>
          <w:rFonts w:ascii="游明朝" w:eastAsia="游明朝" w:hAnsi="游明朝" w:hint="eastAsia"/>
          <w:szCs w:val="21"/>
        </w:rPr>
        <w:t>、国内外の活動的火山における実習</w:t>
      </w:r>
      <w:r>
        <w:rPr>
          <w:rFonts w:ascii="游明朝" w:eastAsia="游明朝" w:hAnsi="游明朝" w:hint="eastAsia"/>
          <w:szCs w:val="21"/>
        </w:rPr>
        <w:t>や</w:t>
      </w:r>
      <w:r w:rsidR="00054FC4">
        <w:rPr>
          <w:rFonts w:ascii="游明朝" w:eastAsia="游明朝" w:hAnsi="游明朝" w:hint="eastAsia"/>
          <w:szCs w:val="21"/>
        </w:rPr>
        <w:t>火山対策研究に関連する</w:t>
      </w:r>
      <w:r w:rsidR="00926300" w:rsidRPr="00935C15">
        <w:rPr>
          <w:rFonts w:ascii="游明朝" w:eastAsia="游明朝" w:hAnsi="游明朝" w:hint="eastAsia"/>
          <w:szCs w:val="21"/>
        </w:rPr>
        <w:t>セミナー</w:t>
      </w:r>
      <w:r w:rsidR="00054FC4">
        <w:rPr>
          <w:rFonts w:ascii="游明朝" w:eastAsia="游明朝" w:hAnsi="游明朝" w:hint="eastAsia"/>
          <w:szCs w:val="21"/>
        </w:rPr>
        <w:t>等</w:t>
      </w:r>
      <w:r w:rsidR="00926300" w:rsidRPr="00935C15">
        <w:rPr>
          <w:rFonts w:ascii="游明朝" w:eastAsia="游明朝" w:hAnsi="游明朝" w:hint="eastAsia"/>
          <w:szCs w:val="21"/>
        </w:rPr>
        <w:t>を提供し</w:t>
      </w:r>
      <w:r>
        <w:rPr>
          <w:rFonts w:ascii="游明朝" w:eastAsia="游明朝" w:hAnsi="游明朝" w:hint="eastAsia"/>
          <w:szCs w:val="21"/>
        </w:rPr>
        <w:t>ます。</w:t>
      </w:r>
      <w:r w:rsidR="00926300" w:rsidRPr="00935C15">
        <w:rPr>
          <w:rFonts w:ascii="游明朝" w:eastAsia="游明朝" w:hAnsi="游明朝" w:hint="eastAsia"/>
          <w:szCs w:val="21"/>
        </w:rPr>
        <w:t>一定の要件を満たした</w:t>
      </w:r>
      <w:r w:rsidR="00E743C3" w:rsidRPr="00935C15">
        <w:rPr>
          <w:rFonts w:ascii="游明朝" w:eastAsia="游明朝" w:hAnsi="游明朝" w:hint="eastAsia"/>
          <w:szCs w:val="21"/>
        </w:rPr>
        <w:t>受講生</w:t>
      </w:r>
      <w:r w:rsidR="00926300" w:rsidRPr="00935C15">
        <w:rPr>
          <w:rFonts w:ascii="游明朝" w:eastAsia="游明朝" w:hAnsi="游明朝" w:hint="eastAsia"/>
          <w:szCs w:val="21"/>
        </w:rPr>
        <w:t>に</w:t>
      </w:r>
      <w:r w:rsidR="00EE559F" w:rsidRPr="00935C15">
        <w:rPr>
          <w:rFonts w:ascii="游明朝" w:eastAsia="游明朝" w:hAnsi="游明朝" w:hint="eastAsia"/>
          <w:szCs w:val="21"/>
        </w:rPr>
        <w:t>、本</w:t>
      </w:r>
      <w:r w:rsidR="004C07A8" w:rsidRPr="00935C15">
        <w:rPr>
          <w:rFonts w:ascii="游明朝" w:eastAsia="游明朝" w:hAnsi="游明朝" w:hint="eastAsia"/>
          <w:szCs w:val="21"/>
        </w:rPr>
        <w:t>プログラム</w:t>
      </w:r>
      <w:r w:rsidR="00C15605" w:rsidRPr="00935C15">
        <w:rPr>
          <w:rFonts w:ascii="游明朝" w:eastAsia="游明朝" w:hAnsi="游明朝" w:hint="eastAsia"/>
          <w:szCs w:val="21"/>
        </w:rPr>
        <w:t>基礎・応用コース</w:t>
      </w:r>
      <w:r w:rsidR="00EE559F" w:rsidRPr="00935C15">
        <w:rPr>
          <w:rFonts w:ascii="游明朝" w:eastAsia="游明朝" w:hAnsi="游明朝" w:hint="eastAsia"/>
          <w:szCs w:val="21"/>
        </w:rPr>
        <w:t>の</w:t>
      </w:r>
      <w:r w:rsidR="00926300" w:rsidRPr="00935C15">
        <w:rPr>
          <w:rFonts w:ascii="游明朝" w:eastAsia="游明朝" w:hAnsi="游明朝" w:hint="eastAsia"/>
          <w:szCs w:val="21"/>
        </w:rPr>
        <w:t>修了証を授与</w:t>
      </w:r>
      <w:r>
        <w:rPr>
          <w:rFonts w:ascii="游明朝" w:eastAsia="游明朝" w:hAnsi="游明朝" w:hint="eastAsia"/>
          <w:szCs w:val="21"/>
        </w:rPr>
        <w:t>します</w:t>
      </w:r>
      <w:r w:rsidR="00EE559F" w:rsidRPr="00935C15">
        <w:rPr>
          <w:rFonts w:ascii="游明朝" w:eastAsia="游明朝" w:hAnsi="游明朝" w:hint="eastAsia"/>
          <w:szCs w:val="21"/>
        </w:rPr>
        <w:t>。</w:t>
      </w:r>
      <w:r>
        <w:rPr>
          <w:rFonts w:ascii="游明朝" w:eastAsia="游明朝" w:hAnsi="游明朝" w:hint="eastAsia"/>
          <w:szCs w:val="21"/>
        </w:rPr>
        <w:t>また、</w:t>
      </w:r>
      <w:r w:rsidR="00EE559F" w:rsidRPr="00935C15">
        <w:rPr>
          <w:rFonts w:ascii="游明朝" w:eastAsia="游明朝" w:hAnsi="游明朝" w:hint="eastAsia"/>
          <w:szCs w:val="21"/>
        </w:rPr>
        <w:t>講義やセミナー、実習のための旅費等の支援</w:t>
      </w:r>
      <w:r>
        <w:rPr>
          <w:rFonts w:ascii="游明朝" w:eastAsia="游明朝" w:hAnsi="游明朝" w:hint="eastAsia"/>
          <w:szCs w:val="21"/>
        </w:rPr>
        <w:t>を行います</w:t>
      </w:r>
      <w:r w:rsidR="00EE559F" w:rsidRPr="00935C15">
        <w:rPr>
          <w:rFonts w:ascii="游明朝" w:eastAsia="游明朝" w:hAnsi="游明朝" w:hint="eastAsia"/>
          <w:szCs w:val="21"/>
        </w:rPr>
        <w:t>。</w:t>
      </w:r>
    </w:p>
    <w:p w14:paraId="2828876E" w14:textId="3DD45332" w:rsidR="00984124" w:rsidRPr="00746D59" w:rsidRDefault="00504070" w:rsidP="00DF49E2">
      <w:pPr>
        <w:ind w:firstLineChars="100" w:firstLine="210"/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本</w:t>
      </w:r>
      <w:r w:rsidR="00984124" w:rsidRPr="00746D59">
        <w:rPr>
          <w:rFonts w:ascii="游明朝" w:eastAsia="游明朝" w:hAnsi="游明朝"/>
          <w:szCs w:val="21"/>
        </w:rPr>
        <w:t>プログラムは、文部科学省が</w:t>
      </w:r>
      <w:r w:rsidR="00935C15">
        <w:rPr>
          <w:rFonts w:ascii="游明朝" w:eastAsia="游明朝" w:hAnsi="游明朝" w:hint="eastAsia"/>
          <w:szCs w:val="21"/>
        </w:rPr>
        <w:t>今年度</w:t>
      </w:r>
      <w:r w:rsidR="00984124" w:rsidRPr="00746D59">
        <w:rPr>
          <w:rFonts w:ascii="游明朝" w:eastAsia="游明朝" w:hAnsi="游明朝"/>
          <w:szCs w:val="21"/>
        </w:rPr>
        <w:t>から実施する</w:t>
      </w:r>
      <w:r w:rsidR="00E743C3" w:rsidRPr="00746D59">
        <w:rPr>
          <w:rFonts w:ascii="游明朝" w:eastAsia="游明朝" w:hAnsi="游明朝"/>
          <w:szCs w:val="21"/>
        </w:rPr>
        <w:t>「</w:t>
      </w:r>
      <w:r w:rsidR="00935C15" w:rsidRPr="00935C15">
        <w:rPr>
          <w:rFonts w:ascii="游明朝" w:eastAsia="游明朝" w:hAnsi="游明朝" w:hint="eastAsia"/>
          <w:szCs w:val="21"/>
        </w:rPr>
        <w:t>火山ハザード対策に向けた研究・人材育成プロジェクト（V-LEAD プロジェクト）</w:t>
      </w:r>
      <w:r w:rsidR="00E743C3" w:rsidRPr="00746D59">
        <w:rPr>
          <w:rFonts w:ascii="游明朝" w:eastAsia="游明朝" w:hAnsi="游明朝"/>
          <w:szCs w:val="21"/>
        </w:rPr>
        <w:t>」</w:t>
      </w:r>
      <w:r w:rsidR="00984124" w:rsidRPr="00746D59">
        <w:rPr>
          <w:rFonts w:ascii="游明朝" w:eastAsia="游明朝" w:hAnsi="游明朝"/>
          <w:szCs w:val="21"/>
        </w:rPr>
        <w:t>の一環として実施され</w:t>
      </w:r>
      <w:r>
        <w:rPr>
          <w:rFonts w:ascii="游明朝" w:eastAsia="游明朝" w:hAnsi="游明朝" w:hint="eastAsia"/>
          <w:szCs w:val="21"/>
        </w:rPr>
        <w:t>ま</w:t>
      </w:r>
      <w:r w:rsidR="00984124" w:rsidRPr="00746D59">
        <w:rPr>
          <w:rFonts w:ascii="游明朝" w:eastAsia="游明朝" w:hAnsi="游明朝"/>
          <w:szCs w:val="21"/>
        </w:rPr>
        <w:t>す（</w:t>
      </w:r>
      <w:r w:rsidR="00935C15" w:rsidRPr="00935C15">
        <w:rPr>
          <w:rFonts w:ascii="游明朝" w:eastAsia="游明朝" w:hAnsi="游明朝"/>
          <w:szCs w:val="21"/>
        </w:rPr>
        <w:t>https://www.mext.go.jp/a_menu/kaihatu/jishin/mext_03438.html</w:t>
      </w:r>
      <w:r w:rsidR="00984124" w:rsidRPr="00746D59">
        <w:rPr>
          <w:rFonts w:ascii="游明朝" w:eastAsia="游明朝" w:hAnsi="游明朝"/>
          <w:szCs w:val="21"/>
        </w:rPr>
        <w:t>）。</w:t>
      </w:r>
    </w:p>
    <w:p w14:paraId="35E06020" w14:textId="77777777" w:rsidR="00EE559F" w:rsidRPr="00054FC4" w:rsidRDefault="00EE559F" w:rsidP="005E26D2">
      <w:pPr>
        <w:rPr>
          <w:rFonts w:ascii="游明朝" w:eastAsia="游明朝" w:hAnsi="游明朝"/>
          <w:b/>
          <w:szCs w:val="21"/>
        </w:rPr>
      </w:pPr>
    </w:p>
    <w:p w14:paraId="7BD48B4E" w14:textId="5E2206CE" w:rsidR="00146BEC" w:rsidDel="00674649" w:rsidRDefault="00146BEC" w:rsidP="00674649">
      <w:pPr>
        <w:pStyle w:val="a3"/>
        <w:numPr>
          <w:ilvl w:val="0"/>
          <w:numId w:val="3"/>
        </w:numPr>
        <w:ind w:leftChars="0"/>
        <w:rPr>
          <w:del w:id="0" w:author="作成者"/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募集人員</w:t>
      </w:r>
    </w:p>
    <w:p w14:paraId="5822455C" w14:textId="77777777" w:rsidR="00674649" w:rsidRPr="00186822" w:rsidRDefault="00674649" w:rsidP="00186822">
      <w:pPr>
        <w:pStyle w:val="a3"/>
        <w:numPr>
          <w:ilvl w:val="0"/>
          <w:numId w:val="3"/>
        </w:numPr>
        <w:ind w:leftChars="0"/>
        <w:rPr>
          <w:ins w:id="1" w:author="作成者"/>
          <w:rFonts w:ascii="游明朝" w:eastAsia="游明朝" w:hAnsi="游明朝"/>
          <w:b/>
          <w:szCs w:val="21"/>
        </w:rPr>
      </w:pPr>
    </w:p>
    <w:p w14:paraId="23F12DD1" w14:textId="506D3431" w:rsidR="00146BEC" w:rsidRPr="00674649" w:rsidRDefault="00A13A10">
      <w:pPr>
        <w:ind w:firstLineChars="250" w:firstLine="525"/>
        <w:rPr>
          <w:rFonts w:ascii="游明朝" w:eastAsia="游明朝" w:hAnsi="游明朝"/>
          <w:szCs w:val="21"/>
          <w:rPrChange w:id="2" w:author="作成者">
            <w:rPr/>
          </w:rPrChange>
        </w:rPr>
        <w:pPrChange w:id="3" w:author="作成者">
          <w:pPr/>
        </w:pPrChange>
      </w:pPr>
      <w:del w:id="4" w:author="作成者">
        <w:r w:rsidRPr="00674649" w:rsidDel="00674649">
          <w:rPr>
            <w:rFonts w:ascii="游明朝" w:eastAsia="游明朝" w:hAnsi="游明朝" w:hint="eastAsia"/>
            <w:szCs w:val="21"/>
            <w:rPrChange w:id="5" w:author="作成者">
              <w:rPr>
                <w:rFonts w:hint="eastAsia"/>
              </w:rPr>
            </w:rPrChange>
          </w:rPr>
          <w:delText xml:space="preserve">　　</w:delText>
        </w:r>
      </w:del>
      <w:ins w:id="6" w:author="作成者">
        <w:r w:rsidR="00674649">
          <w:rPr>
            <w:rFonts w:ascii="游明朝" w:eastAsia="游明朝" w:hAnsi="游明朝" w:hint="eastAsia"/>
            <w:szCs w:val="21"/>
          </w:rPr>
          <w:t>(</w:t>
        </w:r>
        <w:r w:rsidR="00674649" w:rsidRPr="00674649">
          <w:rPr>
            <w:rFonts w:ascii="游明朝" w:eastAsia="游明朝" w:hAnsi="游明朝"/>
            <w:szCs w:val="21"/>
            <w:rPrChange w:id="7" w:author="作成者">
              <w:rPr/>
            </w:rPrChange>
          </w:rPr>
          <w:t>1</w:t>
        </w:r>
        <w:r w:rsidR="00674649" w:rsidRPr="00674649">
          <w:rPr>
            <w:rFonts w:ascii="游明朝" w:eastAsia="游明朝" w:hAnsi="游明朝" w:hint="eastAsia"/>
            <w:szCs w:val="21"/>
            <w:rPrChange w:id="8" w:author="作成者">
              <w:rPr>
                <w:rFonts w:hint="eastAsia"/>
              </w:rPr>
            </w:rPrChange>
          </w:rPr>
          <w:t xml:space="preserve">）基礎コース　</w:t>
        </w:r>
      </w:ins>
      <w:r w:rsidR="00A56BDF" w:rsidRPr="00674649">
        <w:rPr>
          <w:rFonts w:ascii="游明朝" w:eastAsia="游明朝" w:hAnsi="游明朝"/>
          <w:szCs w:val="21"/>
          <w:rPrChange w:id="9" w:author="作成者">
            <w:rPr/>
          </w:rPrChange>
        </w:rPr>
        <w:t>1</w:t>
      </w:r>
      <w:r w:rsidR="00B55359" w:rsidRPr="00674649">
        <w:rPr>
          <w:rFonts w:ascii="游明朝" w:eastAsia="游明朝" w:hAnsi="游明朝"/>
          <w:szCs w:val="21"/>
          <w:rPrChange w:id="10" w:author="作成者">
            <w:rPr/>
          </w:rPrChange>
        </w:rPr>
        <w:t>8</w:t>
      </w:r>
      <w:r w:rsidR="00A56BDF" w:rsidRPr="00674649">
        <w:rPr>
          <w:rFonts w:ascii="游明朝" w:eastAsia="游明朝" w:hAnsi="游明朝" w:hint="eastAsia"/>
          <w:szCs w:val="21"/>
          <w:rPrChange w:id="11" w:author="作成者">
            <w:rPr>
              <w:rFonts w:hint="eastAsia"/>
            </w:rPr>
          </w:rPrChange>
        </w:rPr>
        <w:t>名</w:t>
      </w:r>
    </w:p>
    <w:p w14:paraId="788FD6F7" w14:textId="5DCA5D72" w:rsidR="00746D59" w:rsidRDefault="00674649">
      <w:pPr>
        <w:rPr>
          <w:ins w:id="12" w:author="作成者"/>
          <w:rFonts w:ascii="游明朝" w:eastAsia="游明朝" w:hAnsi="游明朝"/>
          <w:szCs w:val="21"/>
        </w:rPr>
      </w:pPr>
      <w:ins w:id="13" w:author="作成者">
        <w:r>
          <w:rPr>
            <w:rFonts w:ascii="游明朝" w:eastAsia="游明朝" w:hAnsi="游明朝" w:hint="eastAsia"/>
            <w:szCs w:val="21"/>
          </w:rPr>
          <w:t xml:space="preserve">　　（2）応用コース　17名</w:t>
        </w:r>
      </w:ins>
    </w:p>
    <w:p w14:paraId="2786B09A" w14:textId="77777777" w:rsidR="00A22469" w:rsidRPr="00746D59" w:rsidRDefault="00A22469">
      <w:pPr>
        <w:rPr>
          <w:rFonts w:ascii="游明朝" w:eastAsia="游明朝" w:hAnsi="游明朝"/>
          <w:szCs w:val="21"/>
        </w:rPr>
      </w:pPr>
    </w:p>
    <w:p w14:paraId="767775C7" w14:textId="622E6B71" w:rsidR="00146BEC" w:rsidRPr="00186822" w:rsidRDefault="00146BEC" w:rsidP="00186822">
      <w:pPr>
        <w:pStyle w:val="a3"/>
        <w:numPr>
          <w:ilvl w:val="0"/>
          <w:numId w:val="3"/>
        </w:numPr>
        <w:tabs>
          <w:tab w:val="left" w:pos="3465"/>
        </w:tabs>
        <w:ind w:leftChars="0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 w:hint="eastAsia"/>
          <w:b/>
          <w:szCs w:val="21"/>
        </w:rPr>
        <w:t>出願</w:t>
      </w:r>
      <w:r w:rsidRPr="00186822">
        <w:rPr>
          <w:rFonts w:ascii="游明朝" w:eastAsia="游明朝" w:hAnsi="游明朝"/>
          <w:b/>
          <w:szCs w:val="21"/>
        </w:rPr>
        <w:t>資格</w:t>
      </w:r>
    </w:p>
    <w:p w14:paraId="64887BBE" w14:textId="77777777" w:rsidR="00674649" w:rsidRDefault="009979D5" w:rsidP="007A2D9F">
      <w:pPr>
        <w:ind w:leftChars="202" w:left="844" w:hangingChars="200" w:hanging="420"/>
        <w:jc w:val="left"/>
        <w:rPr>
          <w:ins w:id="14" w:author="作成者"/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（1）</w:t>
      </w:r>
      <w:ins w:id="15" w:author="作成者">
        <w:r w:rsidR="00674649">
          <w:rPr>
            <w:rFonts w:ascii="游明朝" w:eastAsia="游明朝" w:hAnsi="游明朝" w:hint="eastAsia"/>
            <w:szCs w:val="21"/>
          </w:rPr>
          <w:t>基礎コース</w:t>
        </w:r>
      </w:ins>
    </w:p>
    <w:p w14:paraId="5FEE3EBD" w14:textId="2B512F18" w:rsidR="00DF75F0" w:rsidRDefault="00F164AB">
      <w:pPr>
        <w:ind w:leftChars="402" w:left="844"/>
        <w:jc w:val="left"/>
        <w:rPr>
          <w:rFonts w:ascii="游明朝" w:eastAsia="游明朝" w:hAnsi="游明朝"/>
          <w:szCs w:val="21"/>
        </w:rPr>
        <w:pPrChange w:id="16" w:author="作成者">
          <w:pPr>
            <w:ind w:leftChars="202" w:left="844" w:hangingChars="200" w:hanging="420"/>
            <w:jc w:val="left"/>
          </w:pPr>
        </w:pPrChange>
      </w:pPr>
      <w:r w:rsidRPr="00746D59">
        <w:rPr>
          <w:rFonts w:ascii="游明朝" w:eastAsia="游明朝" w:hAnsi="游明朝"/>
          <w:szCs w:val="21"/>
        </w:rPr>
        <w:t>コンソーシアムに</w:t>
      </w:r>
      <w:r w:rsidR="002141A8" w:rsidRPr="00746D59">
        <w:rPr>
          <w:rFonts w:ascii="游明朝" w:eastAsia="游明朝" w:hAnsi="游明朝"/>
          <w:szCs w:val="21"/>
        </w:rPr>
        <w:t>参画</w:t>
      </w:r>
      <w:r w:rsidRPr="00746D59">
        <w:rPr>
          <w:rFonts w:ascii="游明朝" w:eastAsia="游明朝" w:hAnsi="游明朝"/>
          <w:szCs w:val="21"/>
        </w:rPr>
        <w:t>する大学</w:t>
      </w:r>
      <w:r w:rsidR="002B0DA0" w:rsidRPr="00746D59">
        <w:rPr>
          <w:rFonts w:ascii="游明朝" w:eastAsia="游明朝" w:hAnsi="游明朝" w:hint="eastAsia"/>
          <w:szCs w:val="21"/>
        </w:rPr>
        <w:t>（</w:t>
      </w:r>
      <w:r w:rsidR="00DF75F0" w:rsidRPr="00746D59">
        <w:rPr>
          <w:rFonts w:ascii="游明朝" w:eastAsia="游明朝" w:hAnsi="游明朝" w:hint="eastAsia"/>
          <w:szCs w:val="21"/>
        </w:rPr>
        <w:t>下記の「</w:t>
      </w:r>
      <w:r w:rsidR="00700B28" w:rsidRPr="00746D59">
        <w:rPr>
          <w:rFonts w:ascii="游明朝" w:eastAsia="游明朝" w:hAnsi="游明朝" w:hint="eastAsia"/>
          <w:szCs w:val="21"/>
        </w:rPr>
        <w:t>９</w:t>
      </w:r>
      <w:r w:rsidR="00DF75F0" w:rsidRPr="00746D59">
        <w:rPr>
          <w:rFonts w:ascii="游明朝" w:eastAsia="游明朝" w:hAnsi="游明朝" w:hint="eastAsia"/>
          <w:szCs w:val="21"/>
        </w:rPr>
        <w:t>．</w:t>
      </w:r>
      <w:r w:rsidR="00ED52E6" w:rsidRPr="00746D59">
        <w:rPr>
          <w:rFonts w:ascii="游明朝" w:eastAsia="游明朝" w:hAnsi="游明朝" w:hint="eastAsia"/>
          <w:szCs w:val="21"/>
        </w:rPr>
        <w:t>コンソーシアム参画大学</w:t>
      </w:r>
      <w:r w:rsidR="00DF75F0" w:rsidRPr="00746D59">
        <w:rPr>
          <w:rFonts w:ascii="游明朝" w:eastAsia="游明朝" w:hAnsi="游明朝" w:hint="eastAsia"/>
          <w:szCs w:val="21"/>
        </w:rPr>
        <w:t>」</w:t>
      </w:r>
      <w:r w:rsidR="002B0DA0" w:rsidRPr="00746D59">
        <w:rPr>
          <w:rFonts w:ascii="游明朝" w:eastAsia="游明朝" w:hAnsi="游明朝" w:hint="eastAsia"/>
          <w:szCs w:val="21"/>
        </w:rPr>
        <w:t>参照）</w:t>
      </w:r>
      <w:r w:rsidR="00EB6BC7" w:rsidRPr="00746D59">
        <w:rPr>
          <w:rFonts w:ascii="游明朝" w:eastAsia="游明朝" w:hAnsi="游明朝" w:hint="eastAsia"/>
          <w:szCs w:val="21"/>
        </w:rPr>
        <w:t>において、</w:t>
      </w:r>
      <w:r w:rsidR="0042688B" w:rsidRPr="00746D59">
        <w:rPr>
          <w:rFonts w:ascii="游明朝" w:eastAsia="游明朝" w:hAnsi="游明朝" w:hint="eastAsia"/>
          <w:szCs w:val="21"/>
        </w:rPr>
        <w:t>原則、</w:t>
      </w:r>
      <w:r w:rsidR="00EB6BC7" w:rsidRPr="00746D59">
        <w:rPr>
          <w:rFonts w:ascii="游明朝" w:eastAsia="游明朝" w:hAnsi="游明朝" w:hint="eastAsia"/>
          <w:szCs w:val="21"/>
        </w:rPr>
        <w:t>20</w:t>
      </w:r>
      <w:r w:rsidR="003A7F93" w:rsidRPr="00746D59">
        <w:rPr>
          <w:rFonts w:ascii="游明朝" w:eastAsia="游明朝" w:hAnsi="游明朝" w:hint="eastAsia"/>
          <w:szCs w:val="21"/>
        </w:rPr>
        <w:t>2</w:t>
      </w:r>
      <w:r w:rsidR="00B55359">
        <w:rPr>
          <w:rFonts w:ascii="游明朝" w:eastAsia="游明朝" w:hAnsi="游明朝" w:hint="eastAsia"/>
          <w:szCs w:val="21"/>
        </w:rPr>
        <w:t>6</w:t>
      </w:r>
      <w:r w:rsidR="00EB6BC7" w:rsidRPr="00746D59">
        <w:rPr>
          <w:rFonts w:ascii="游明朝" w:eastAsia="游明朝" w:hAnsi="游明朝" w:hint="eastAsia"/>
          <w:szCs w:val="21"/>
        </w:rPr>
        <w:t>年4月に修士1年生</w:t>
      </w:r>
    </w:p>
    <w:p w14:paraId="32EC2260" w14:textId="77777777" w:rsidR="00674649" w:rsidRDefault="009979D5" w:rsidP="00BC6E6D">
      <w:pPr>
        <w:rPr>
          <w:ins w:id="17" w:author="作成者"/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 xml:space="preserve">　　（2）</w:t>
      </w:r>
      <w:ins w:id="18" w:author="作成者">
        <w:r w:rsidR="00674649">
          <w:rPr>
            <w:rFonts w:ascii="游明朝" w:eastAsia="游明朝" w:hAnsi="游明朝" w:hint="eastAsia"/>
            <w:szCs w:val="21"/>
          </w:rPr>
          <w:t>応用コース</w:t>
        </w:r>
      </w:ins>
    </w:p>
    <w:p w14:paraId="5618073B" w14:textId="46FB54AC" w:rsidR="00BC6E6D" w:rsidRDefault="009979D5">
      <w:pPr>
        <w:ind w:firstLineChars="400" w:firstLine="840"/>
        <w:rPr>
          <w:rFonts w:ascii="游明朝" w:eastAsia="游明朝" w:hAnsi="游明朝"/>
          <w:szCs w:val="21"/>
        </w:rPr>
        <w:pPrChange w:id="19" w:author="作成者">
          <w:pPr/>
        </w:pPrChange>
      </w:pPr>
      <w:r w:rsidRPr="009979D5">
        <w:rPr>
          <w:rFonts w:ascii="游明朝" w:eastAsia="游明朝" w:hAnsi="游明朝" w:hint="eastAsia"/>
          <w:szCs w:val="21"/>
        </w:rPr>
        <w:t>次世代火山研究者育成プログラムの</w:t>
      </w:r>
      <w:r>
        <w:rPr>
          <w:rFonts w:ascii="游明朝" w:eastAsia="游明朝" w:hAnsi="游明朝" w:hint="eastAsia"/>
          <w:szCs w:val="21"/>
        </w:rPr>
        <w:t>基礎</w:t>
      </w:r>
      <w:r w:rsidRPr="009979D5">
        <w:rPr>
          <w:rFonts w:ascii="游明朝" w:eastAsia="游明朝" w:hAnsi="游明朝" w:hint="eastAsia"/>
          <w:szCs w:val="21"/>
        </w:rPr>
        <w:t>コース修了生</w:t>
      </w:r>
    </w:p>
    <w:p w14:paraId="6450AC30" w14:textId="46B232CE" w:rsidR="00FE59E2" w:rsidRDefault="00FE59E2" w:rsidP="00BC6E6D">
      <w:pPr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 xml:space="preserve">　　　　（注）応用コースへの編入となります。</w:t>
      </w:r>
    </w:p>
    <w:p w14:paraId="491D789A" w14:textId="77777777" w:rsidR="009979D5" w:rsidRPr="009979D5" w:rsidRDefault="009979D5" w:rsidP="00BC6E6D">
      <w:pPr>
        <w:rPr>
          <w:rFonts w:ascii="游明朝" w:eastAsia="游明朝" w:hAnsi="游明朝"/>
          <w:szCs w:val="21"/>
        </w:rPr>
      </w:pPr>
    </w:p>
    <w:p w14:paraId="51E9C4C8" w14:textId="59DEF107" w:rsidR="00146BEC" w:rsidRPr="00186822" w:rsidRDefault="00146BEC" w:rsidP="00186822">
      <w:pPr>
        <w:pStyle w:val="a3"/>
        <w:numPr>
          <w:ilvl w:val="0"/>
          <w:numId w:val="3"/>
        </w:numPr>
        <w:ind w:leftChars="0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出願手続</w:t>
      </w:r>
    </w:p>
    <w:p w14:paraId="102F0A9F" w14:textId="26D220BC" w:rsidR="00146BEC" w:rsidRPr="00746D59" w:rsidRDefault="00146BEC" w:rsidP="0078520B">
      <w:pPr>
        <w:ind w:leftChars="202" w:left="424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t xml:space="preserve">受付期間　</w:t>
      </w:r>
      <w:r w:rsidR="00A56BDF" w:rsidRPr="00746D59">
        <w:rPr>
          <w:rFonts w:ascii="游明朝" w:eastAsia="游明朝" w:hAnsi="游明朝" w:hint="eastAsia"/>
          <w:szCs w:val="21"/>
        </w:rPr>
        <w:t>２０</w:t>
      </w:r>
      <w:r w:rsidR="003A7F93" w:rsidRPr="00746D59">
        <w:rPr>
          <w:rFonts w:ascii="游明朝" w:eastAsia="游明朝" w:hAnsi="游明朝" w:hint="eastAsia"/>
          <w:szCs w:val="21"/>
        </w:rPr>
        <w:t>２</w:t>
      </w:r>
      <w:r w:rsidR="00B55359">
        <w:rPr>
          <w:rFonts w:ascii="游明朝" w:eastAsia="游明朝" w:hAnsi="游明朝" w:hint="eastAsia"/>
          <w:szCs w:val="21"/>
        </w:rPr>
        <w:t>６</w:t>
      </w:r>
      <w:r w:rsidRPr="00746D59">
        <w:rPr>
          <w:rFonts w:ascii="游明朝" w:eastAsia="游明朝" w:hAnsi="游明朝"/>
          <w:szCs w:val="21"/>
        </w:rPr>
        <w:t>年</w:t>
      </w:r>
      <w:r w:rsidR="00B55359">
        <w:rPr>
          <w:rFonts w:ascii="游明朝" w:eastAsia="游明朝" w:hAnsi="游明朝" w:hint="eastAsia"/>
          <w:szCs w:val="21"/>
        </w:rPr>
        <w:t>４</w:t>
      </w:r>
      <w:r w:rsidRPr="00746D59">
        <w:rPr>
          <w:rFonts w:ascii="游明朝" w:eastAsia="游明朝" w:hAnsi="游明朝"/>
          <w:szCs w:val="21"/>
        </w:rPr>
        <w:t>月</w:t>
      </w:r>
      <w:r w:rsidR="00B55359">
        <w:rPr>
          <w:rFonts w:ascii="游明朝" w:eastAsia="游明朝" w:hAnsi="游明朝" w:hint="eastAsia"/>
          <w:szCs w:val="21"/>
        </w:rPr>
        <w:t>２７</w:t>
      </w:r>
      <w:r w:rsidRPr="00746D59">
        <w:rPr>
          <w:rFonts w:ascii="游明朝" w:eastAsia="游明朝" w:hAnsi="游明朝"/>
          <w:szCs w:val="21"/>
        </w:rPr>
        <w:t>日（</w:t>
      </w:r>
      <w:r w:rsidR="00B55359">
        <w:rPr>
          <w:rFonts w:ascii="游明朝" w:eastAsia="游明朝" w:hAnsi="游明朝" w:hint="eastAsia"/>
          <w:szCs w:val="21"/>
        </w:rPr>
        <w:t>月</w:t>
      </w:r>
      <w:r w:rsidRPr="00746D59">
        <w:rPr>
          <w:rFonts w:ascii="游明朝" w:eastAsia="游明朝" w:hAnsi="游明朝"/>
          <w:szCs w:val="21"/>
        </w:rPr>
        <w:t>）から</w:t>
      </w:r>
      <w:r w:rsidR="00B55359">
        <w:rPr>
          <w:rFonts w:ascii="游明朝" w:eastAsia="游明朝" w:hAnsi="游明朝" w:hint="eastAsia"/>
          <w:szCs w:val="21"/>
        </w:rPr>
        <w:t>5月2１</w:t>
      </w:r>
      <w:r w:rsidRPr="00746D59">
        <w:rPr>
          <w:rFonts w:ascii="游明朝" w:eastAsia="游明朝" w:hAnsi="游明朝"/>
          <w:szCs w:val="21"/>
        </w:rPr>
        <w:t>日（</w:t>
      </w:r>
      <w:r w:rsidR="0088255F">
        <w:rPr>
          <w:rFonts w:ascii="游明朝" w:eastAsia="游明朝" w:hAnsi="游明朝" w:hint="eastAsia"/>
          <w:szCs w:val="21"/>
        </w:rPr>
        <w:t>木</w:t>
      </w:r>
      <w:r w:rsidRPr="00746D59">
        <w:rPr>
          <w:rFonts w:ascii="游明朝" w:eastAsia="游明朝" w:hAnsi="游明朝"/>
          <w:szCs w:val="21"/>
        </w:rPr>
        <w:t>）</w:t>
      </w:r>
    </w:p>
    <w:p w14:paraId="77B720B1" w14:textId="5E05274F" w:rsidR="00F164AB" w:rsidRPr="00746D59" w:rsidRDefault="00A13A10" w:rsidP="00746D59">
      <w:pPr>
        <w:ind w:leftChars="202" w:left="424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出願書類送付先</w:t>
      </w:r>
      <w:r w:rsidR="00F164AB" w:rsidRPr="00746D59">
        <w:rPr>
          <w:rFonts w:ascii="游明朝" w:eastAsia="游明朝" w:hAnsi="游明朝"/>
          <w:szCs w:val="21"/>
        </w:rPr>
        <w:t xml:space="preserve">　〒980-8578　仙台市青葉区荒巻字青葉6-3　</w:t>
      </w:r>
    </w:p>
    <w:p w14:paraId="476E2993" w14:textId="77777777" w:rsidR="008F6178" w:rsidRPr="00746D59" w:rsidRDefault="00F164AB" w:rsidP="003A5562">
      <w:pPr>
        <w:ind w:firstLineChars="1000" w:firstLine="2100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t xml:space="preserve">東北大学大学院理学研究科　地球物理学専攻　</w:t>
      </w:r>
    </w:p>
    <w:p w14:paraId="683DCF3B" w14:textId="5472EB72" w:rsidR="00F164AB" w:rsidRPr="00746D59" w:rsidRDefault="008F6178" w:rsidP="003A5562">
      <w:pPr>
        <w:ind w:firstLineChars="1000" w:firstLine="2100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火山</w:t>
      </w:r>
      <w:r w:rsidR="00B55359">
        <w:rPr>
          <w:rFonts w:ascii="游明朝" w:eastAsia="游明朝" w:hAnsi="游明朝" w:hint="eastAsia"/>
          <w:szCs w:val="21"/>
        </w:rPr>
        <w:t>ハザード対策</w:t>
      </w:r>
      <w:r w:rsidRPr="00746D59">
        <w:rPr>
          <w:rFonts w:ascii="游明朝" w:eastAsia="游明朝" w:hAnsi="游明朝" w:hint="eastAsia"/>
          <w:szCs w:val="21"/>
        </w:rPr>
        <w:t>研究</w:t>
      </w:r>
      <w:r w:rsidR="00ED52E6" w:rsidRPr="00746D59">
        <w:rPr>
          <w:rFonts w:ascii="游明朝" w:eastAsia="游明朝" w:hAnsi="游明朝" w:hint="eastAsia"/>
          <w:szCs w:val="21"/>
        </w:rPr>
        <w:t>人材</w:t>
      </w:r>
      <w:r w:rsidRPr="00746D59">
        <w:rPr>
          <w:rFonts w:ascii="游明朝" w:eastAsia="游明朝" w:hAnsi="游明朝" w:hint="eastAsia"/>
          <w:szCs w:val="21"/>
        </w:rPr>
        <w:t>育成</w:t>
      </w:r>
      <w:r w:rsidR="00ED52E6" w:rsidRPr="00746D59">
        <w:rPr>
          <w:rFonts w:ascii="游明朝" w:eastAsia="游明朝" w:hAnsi="游明朝" w:hint="eastAsia"/>
          <w:szCs w:val="21"/>
        </w:rPr>
        <w:t>コンソーシアム</w:t>
      </w:r>
      <w:r w:rsidRPr="00746D59">
        <w:rPr>
          <w:rFonts w:ascii="游明朝" w:eastAsia="游明朝" w:hAnsi="游明朝" w:hint="eastAsia"/>
          <w:szCs w:val="21"/>
        </w:rPr>
        <w:t xml:space="preserve">事務局　</w:t>
      </w:r>
    </w:p>
    <w:p w14:paraId="2643FAAE" w14:textId="61BFD190" w:rsidR="00984124" w:rsidRPr="00746D59" w:rsidRDefault="001F4946" w:rsidP="003A5562">
      <w:pPr>
        <w:ind w:firstLineChars="1000" w:firstLine="2100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応募用</w:t>
      </w:r>
      <w:r w:rsidR="00F164AB" w:rsidRPr="00746D59">
        <w:rPr>
          <w:rFonts w:ascii="游明朝" w:eastAsia="游明朝" w:hAnsi="游明朝"/>
          <w:szCs w:val="21"/>
        </w:rPr>
        <w:t xml:space="preserve">メールアドレス　</w:t>
      </w:r>
      <w:r w:rsidR="00B55359" w:rsidRPr="00B55359">
        <w:rPr>
          <w:rFonts w:ascii="游明朝" w:eastAsia="游明朝" w:hAnsi="游明朝"/>
          <w:szCs w:val="21"/>
        </w:rPr>
        <w:t>vlead-oubo</w:t>
      </w:r>
      <w:r w:rsidR="00B55359" w:rsidRPr="00746D59">
        <w:rPr>
          <w:rFonts w:ascii="游明朝" w:eastAsia="游明朝" w:hAnsi="游明朝"/>
          <w:szCs w:val="21"/>
        </w:rPr>
        <w:t>_at_</w:t>
      </w:r>
      <w:r w:rsidR="00B55359" w:rsidRPr="00B55359">
        <w:rPr>
          <w:rFonts w:ascii="游明朝" w:eastAsia="游明朝" w:hAnsi="游明朝"/>
          <w:szCs w:val="21"/>
        </w:rPr>
        <w:t>grp.tohoku.ac.jp</w:t>
      </w:r>
      <w:r w:rsidR="00B55359" w:rsidRPr="00B55359" w:rsidDel="00B55359">
        <w:rPr>
          <w:rFonts w:ascii="游明朝" w:eastAsia="游明朝" w:hAnsi="游明朝"/>
          <w:szCs w:val="21"/>
        </w:rPr>
        <w:t xml:space="preserve"> </w:t>
      </w:r>
    </w:p>
    <w:p w14:paraId="18F49C70" w14:textId="2677C4FB" w:rsidR="00A13A10" w:rsidRPr="00746D59" w:rsidRDefault="00984124" w:rsidP="003A5562">
      <w:pPr>
        <w:tabs>
          <w:tab w:val="right" w:pos="8505"/>
        </w:tabs>
        <w:autoSpaceDE w:val="0"/>
        <w:autoSpaceDN w:val="0"/>
        <w:adjustRightInd w:val="0"/>
        <w:snapToGrid w:val="0"/>
        <w:ind w:leftChars="2092" w:left="4393" w:right="-1"/>
        <w:jc w:val="left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lastRenderedPageBreak/>
        <w:t>注）_at_は@に変えてください。</w:t>
      </w:r>
    </w:p>
    <w:p w14:paraId="7B222324" w14:textId="655A59B8" w:rsidR="00A13A10" w:rsidRDefault="00A13A10" w:rsidP="00186822">
      <w:pPr>
        <w:pStyle w:val="a3"/>
        <w:numPr>
          <w:ilvl w:val="0"/>
          <w:numId w:val="3"/>
        </w:numPr>
        <w:ind w:leftChars="0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出願書類</w:t>
      </w:r>
    </w:p>
    <w:p w14:paraId="6D78D8B4" w14:textId="569C5E33" w:rsidR="009979D5" w:rsidRDefault="009979D5" w:rsidP="00FE59E2">
      <w:pPr>
        <w:pStyle w:val="a3"/>
        <w:ind w:leftChars="0" w:left="450"/>
        <w:rPr>
          <w:rFonts w:ascii="游明朝" w:eastAsia="游明朝" w:hAnsi="游明朝"/>
          <w:bCs/>
          <w:szCs w:val="21"/>
        </w:rPr>
      </w:pPr>
      <w:r w:rsidRPr="007A2D9F">
        <w:rPr>
          <w:rFonts w:ascii="游明朝" w:eastAsia="游明朝" w:hAnsi="游明朝" w:hint="eastAsia"/>
          <w:bCs/>
          <w:szCs w:val="21"/>
        </w:rPr>
        <w:t>下記の出願書類のうち、（</w:t>
      </w:r>
      <w:r w:rsidRPr="007A2D9F">
        <w:rPr>
          <w:rFonts w:ascii="游明朝" w:eastAsia="游明朝" w:hAnsi="游明朝"/>
          <w:bCs/>
          <w:szCs w:val="21"/>
        </w:rPr>
        <w:t>1）の1</w:t>
      </w:r>
      <w:r>
        <w:rPr>
          <w:rFonts w:ascii="游明朝" w:eastAsia="游明朝" w:hAnsi="游明朝" w:hint="eastAsia"/>
          <w:bCs/>
          <w:szCs w:val="21"/>
        </w:rPr>
        <w:t>と3</w:t>
      </w:r>
      <w:r w:rsidRPr="007A2D9F">
        <w:rPr>
          <w:rFonts w:ascii="游明朝" w:eastAsia="游明朝" w:hAnsi="游明朝" w:hint="eastAsia"/>
          <w:bCs/>
          <w:szCs w:val="21"/>
        </w:rPr>
        <w:t>、（</w:t>
      </w:r>
      <w:r w:rsidRPr="007A2D9F">
        <w:rPr>
          <w:rFonts w:ascii="游明朝" w:eastAsia="游明朝" w:hAnsi="游明朝"/>
          <w:bCs/>
          <w:szCs w:val="21"/>
        </w:rPr>
        <w:t>2）の1の様式は、本プログラムのホームペー</w:t>
      </w:r>
      <w:r w:rsidRPr="007A2D9F">
        <w:rPr>
          <w:rFonts w:ascii="游明朝" w:eastAsia="游明朝" w:hAnsi="游明朝" w:hint="eastAsia"/>
          <w:bCs/>
          <w:szCs w:val="21"/>
        </w:rPr>
        <w:t>ジ</w:t>
      </w:r>
      <w:r w:rsidRPr="007A2D9F">
        <w:rPr>
          <w:rFonts w:ascii="游明朝" w:eastAsia="游明朝" w:hAnsi="游明朝"/>
          <w:bCs/>
          <w:szCs w:val="21"/>
        </w:rPr>
        <w:t xml:space="preserve"> https://www.kazan-edu.jp/students.php よりダウンロードし、必要事項を記入の上、pdfとしてメールで提出してください。</w:t>
      </w:r>
    </w:p>
    <w:p w14:paraId="299A74A0" w14:textId="3787B7DE" w:rsidR="009979D5" w:rsidRDefault="009979D5" w:rsidP="00FE59E2">
      <w:pPr>
        <w:pStyle w:val="a3"/>
        <w:ind w:leftChars="0" w:left="450"/>
        <w:rPr>
          <w:rFonts w:ascii="游明朝" w:eastAsia="游明朝" w:hAnsi="游明朝"/>
          <w:bCs/>
          <w:szCs w:val="21"/>
        </w:rPr>
      </w:pPr>
      <w:r>
        <w:rPr>
          <w:rFonts w:ascii="游明朝" w:eastAsia="游明朝" w:hAnsi="游明朝" w:hint="eastAsia"/>
          <w:bCs/>
          <w:szCs w:val="21"/>
        </w:rPr>
        <w:t>（1）</w:t>
      </w:r>
      <w:ins w:id="20" w:author="作成者">
        <w:r w:rsidR="00674649">
          <w:rPr>
            <w:rFonts w:ascii="游明朝" w:eastAsia="游明朝" w:hAnsi="游明朝" w:hint="eastAsia"/>
            <w:bCs/>
            <w:szCs w:val="21"/>
          </w:rPr>
          <w:t>基礎コース（</w:t>
        </w:r>
      </w:ins>
      <w:r w:rsidRPr="009979D5">
        <w:rPr>
          <w:rFonts w:ascii="游明朝" w:eastAsia="游明朝" w:hAnsi="游明朝" w:hint="eastAsia"/>
          <w:bCs/>
          <w:szCs w:val="21"/>
        </w:rPr>
        <w:t>コンソーシアムに参画する大学</w:t>
      </w:r>
      <w:r>
        <w:rPr>
          <w:rFonts w:ascii="游明朝" w:eastAsia="游明朝" w:hAnsi="游明朝" w:hint="eastAsia"/>
          <w:bCs/>
          <w:szCs w:val="21"/>
        </w:rPr>
        <w:t>の修士1年生</w:t>
      </w:r>
      <w:ins w:id="21" w:author="作成者">
        <w:r w:rsidR="00674649">
          <w:rPr>
            <w:rFonts w:ascii="游明朝" w:eastAsia="游明朝" w:hAnsi="游明朝" w:hint="eastAsia"/>
            <w:bCs/>
            <w:szCs w:val="21"/>
          </w:rPr>
          <w:t>）</w:t>
        </w:r>
      </w:ins>
    </w:p>
    <w:p w14:paraId="67AB0D98" w14:textId="6265AF95" w:rsidR="008F6178" w:rsidRPr="00746D59" w:rsidRDefault="00A56BDF" w:rsidP="007A2D9F">
      <w:pPr>
        <w:ind w:leftChars="406" w:left="1134" w:hangingChars="134" w:hanging="281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１．</w:t>
      </w:r>
      <w:r w:rsidR="008F6178" w:rsidRPr="00746D59">
        <w:rPr>
          <w:rFonts w:ascii="游明朝" w:eastAsia="游明朝" w:hAnsi="游明朝" w:hint="eastAsia"/>
          <w:szCs w:val="21"/>
        </w:rPr>
        <w:t>火山</w:t>
      </w:r>
      <w:r w:rsidR="00B55359">
        <w:rPr>
          <w:rFonts w:ascii="游明朝" w:eastAsia="游明朝" w:hAnsi="游明朝" w:hint="eastAsia"/>
          <w:szCs w:val="21"/>
        </w:rPr>
        <w:t>ハザード対策</w:t>
      </w:r>
      <w:r w:rsidR="008F6178" w:rsidRPr="00746D59">
        <w:rPr>
          <w:rFonts w:ascii="游明朝" w:eastAsia="游明朝" w:hAnsi="游明朝" w:hint="eastAsia"/>
          <w:szCs w:val="21"/>
        </w:rPr>
        <w:t>研究</w:t>
      </w:r>
      <w:r w:rsidR="00B55359">
        <w:rPr>
          <w:rFonts w:ascii="游明朝" w:eastAsia="游明朝" w:hAnsi="游明朝" w:hint="eastAsia"/>
          <w:szCs w:val="21"/>
        </w:rPr>
        <w:t>人材</w:t>
      </w:r>
      <w:r w:rsidR="008F6178" w:rsidRPr="00746D59">
        <w:rPr>
          <w:rFonts w:ascii="游明朝" w:eastAsia="游明朝" w:hAnsi="游明朝" w:hint="eastAsia"/>
          <w:szCs w:val="21"/>
        </w:rPr>
        <w:t>育成プログラム調査票</w:t>
      </w:r>
    </w:p>
    <w:p w14:paraId="28356141" w14:textId="35EACC90" w:rsidR="00984124" w:rsidRDefault="00A56BDF" w:rsidP="007A2D9F">
      <w:pPr>
        <w:ind w:leftChars="675" w:left="1418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本プログラムのホームページ</w:t>
      </w:r>
      <w:r w:rsidR="00E82FF0" w:rsidRPr="00746D59">
        <w:rPr>
          <w:rFonts w:ascii="游明朝" w:eastAsia="游明朝" w:hAnsi="游明朝" w:hint="eastAsia"/>
          <w:szCs w:val="21"/>
        </w:rPr>
        <w:t xml:space="preserve"> </w:t>
      </w:r>
      <w:r w:rsidR="00EE6059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http</w:t>
      </w:r>
      <w:r w:rsidR="00186822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s</w:t>
      </w:r>
      <w:r w:rsidR="00EE6059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://</w:t>
      </w:r>
      <w:r w:rsidR="00411568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kazan-edu.jp/students.php</w:t>
      </w:r>
      <w:r w:rsidR="00DF49E2" w:rsidRPr="00746D59">
        <w:rPr>
          <w:rStyle w:val="aa"/>
          <w:rFonts w:ascii="游明朝" w:eastAsia="游明朝" w:hAnsi="游明朝" w:hint="eastAsia"/>
          <w:color w:val="auto"/>
          <w:szCs w:val="21"/>
          <w:u w:val="none"/>
        </w:rPr>
        <w:t xml:space="preserve">　</w:t>
      </w:r>
      <w:r w:rsidRPr="00746D59">
        <w:rPr>
          <w:rFonts w:ascii="游明朝" w:eastAsia="游明朝" w:hAnsi="游明朝" w:hint="eastAsia"/>
          <w:szCs w:val="21"/>
        </w:rPr>
        <w:t>より</w:t>
      </w:r>
      <w:r w:rsidR="00ED52E6" w:rsidRPr="00746D59">
        <w:rPr>
          <w:rFonts w:ascii="游明朝" w:eastAsia="游明朝" w:hAnsi="游明朝" w:hint="eastAsia"/>
          <w:szCs w:val="21"/>
        </w:rPr>
        <w:t>調査票</w:t>
      </w:r>
      <w:r w:rsidRPr="00746D59">
        <w:rPr>
          <w:rFonts w:ascii="游明朝" w:eastAsia="游明朝" w:hAnsi="游明朝" w:hint="eastAsia"/>
          <w:szCs w:val="21"/>
        </w:rPr>
        <w:t>をダウンロードし、必要事項を記入の上、</w:t>
      </w:r>
      <w:r w:rsidR="00984124" w:rsidRPr="00746D59">
        <w:rPr>
          <w:rFonts w:ascii="游明朝" w:eastAsia="游明朝" w:hAnsi="游明朝"/>
          <w:szCs w:val="21"/>
        </w:rPr>
        <w:t>pdfとして</w:t>
      </w:r>
      <w:r w:rsidR="00CB2AE9" w:rsidRPr="00746D59">
        <w:rPr>
          <w:rFonts w:ascii="游明朝" w:eastAsia="游明朝" w:hAnsi="游明朝" w:hint="eastAsia"/>
          <w:szCs w:val="21"/>
        </w:rPr>
        <w:t>メールで</w:t>
      </w:r>
      <w:r w:rsidR="00A13A10" w:rsidRPr="00746D59">
        <w:rPr>
          <w:rFonts w:ascii="游明朝" w:eastAsia="游明朝" w:hAnsi="游明朝"/>
          <w:szCs w:val="21"/>
        </w:rPr>
        <w:t>提出</w:t>
      </w:r>
      <w:r w:rsidR="008F6178" w:rsidRPr="00746D59">
        <w:rPr>
          <w:rFonts w:ascii="游明朝" w:eastAsia="游明朝" w:hAnsi="游明朝" w:hint="eastAsia"/>
          <w:szCs w:val="21"/>
        </w:rPr>
        <w:t>してください</w:t>
      </w:r>
      <w:r w:rsidR="00A13A10" w:rsidRPr="00746D59">
        <w:rPr>
          <w:rFonts w:ascii="游明朝" w:eastAsia="游明朝" w:hAnsi="游明朝"/>
          <w:szCs w:val="21"/>
        </w:rPr>
        <w:t>。</w:t>
      </w:r>
    </w:p>
    <w:p w14:paraId="221E7953" w14:textId="77777777" w:rsidR="00186822" w:rsidRPr="00141E20" w:rsidRDefault="00186822" w:rsidP="007A2D9F">
      <w:pPr>
        <w:ind w:leftChars="406" w:left="1134" w:hangingChars="134" w:hanging="281"/>
        <w:rPr>
          <w:rFonts w:ascii="游明朝" w:eastAsia="游明朝" w:hAnsi="游明朝"/>
        </w:rPr>
      </w:pPr>
      <w:r w:rsidRPr="00141E20">
        <w:rPr>
          <w:rFonts w:ascii="游明朝" w:eastAsia="游明朝" w:hAnsi="游明朝" w:hint="eastAsia"/>
        </w:rPr>
        <w:t>２．応募者の成績証明書</w:t>
      </w:r>
    </w:p>
    <w:p w14:paraId="06212897" w14:textId="78BB64AA" w:rsidR="00186822" w:rsidRPr="00141E20" w:rsidRDefault="00054FC4" w:rsidP="007A2D9F">
      <w:pPr>
        <w:ind w:leftChars="675" w:left="1418"/>
        <w:jc w:val="left"/>
        <w:rPr>
          <w:rFonts w:ascii="游明朝" w:eastAsia="游明朝" w:hAnsi="游明朝"/>
        </w:rPr>
      </w:pPr>
      <w:r>
        <w:rPr>
          <w:rFonts w:ascii="游明朝" w:eastAsia="游明朝" w:hAnsi="游明朝" w:hint="eastAsia"/>
          <w:szCs w:val="21"/>
        </w:rPr>
        <w:t>卒業した大学の成績</w:t>
      </w:r>
      <w:r w:rsidR="00186822" w:rsidRPr="00141E20">
        <w:rPr>
          <w:rFonts w:ascii="游明朝" w:eastAsia="游明朝" w:hAnsi="游明朝" w:hint="eastAsia"/>
        </w:rPr>
        <w:t>を郵送してください。</w:t>
      </w:r>
      <w:bookmarkStart w:id="22" w:name="_Hlk84847457"/>
    </w:p>
    <w:bookmarkEnd w:id="22"/>
    <w:p w14:paraId="788EC95B" w14:textId="72F9B6D0" w:rsidR="00ED52E6" w:rsidRPr="00746D59" w:rsidRDefault="00ED52E6" w:rsidP="007A2D9F">
      <w:pPr>
        <w:ind w:leftChars="406" w:left="1134" w:hangingChars="134" w:hanging="281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３．指導教員の所見</w:t>
      </w:r>
    </w:p>
    <w:p w14:paraId="18CFA15F" w14:textId="76B04909" w:rsidR="00ED52E6" w:rsidRDefault="00ED52E6" w:rsidP="007A2D9F">
      <w:pPr>
        <w:ind w:leftChars="675" w:left="1418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20</w:t>
      </w:r>
      <w:r w:rsidR="003A7F93" w:rsidRPr="00746D59">
        <w:rPr>
          <w:rFonts w:ascii="游明朝" w:eastAsia="游明朝" w:hAnsi="游明朝" w:hint="eastAsia"/>
          <w:szCs w:val="21"/>
        </w:rPr>
        <w:t>2</w:t>
      </w:r>
      <w:r w:rsidR="00B55359">
        <w:rPr>
          <w:rFonts w:ascii="游明朝" w:eastAsia="游明朝" w:hAnsi="游明朝" w:hint="eastAsia"/>
          <w:szCs w:val="21"/>
        </w:rPr>
        <w:t>6</w:t>
      </w:r>
      <w:r w:rsidRPr="00746D59">
        <w:rPr>
          <w:rFonts w:ascii="游明朝" w:eastAsia="游明朝" w:hAnsi="游明朝" w:hint="eastAsia"/>
          <w:szCs w:val="21"/>
        </w:rPr>
        <w:t>年4月に所属</w:t>
      </w:r>
      <w:r w:rsidR="00B55359">
        <w:rPr>
          <w:rFonts w:ascii="游明朝" w:eastAsia="游明朝" w:hAnsi="游明朝" w:hint="eastAsia"/>
          <w:szCs w:val="21"/>
        </w:rPr>
        <w:t>して</w:t>
      </w:r>
      <w:r w:rsidR="00054FC4">
        <w:rPr>
          <w:rFonts w:ascii="游明朝" w:eastAsia="游明朝" w:hAnsi="游明朝" w:hint="eastAsia"/>
          <w:szCs w:val="21"/>
        </w:rPr>
        <w:t>い</w:t>
      </w:r>
      <w:r w:rsidRPr="00746D59">
        <w:rPr>
          <w:rFonts w:ascii="游明朝" w:eastAsia="游明朝" w:hAnsi="游明朝" w:hint="eastAsia"/>
          <w:szCs w:val="21"/>
        </w:rPr>
        <w:t>る大学院の指導教員</w:t>
      </w:r>
      <w:r w:rsidR="00C57D16">
        <w:rPr>
          <w:rFonts w:ascii="游明朝" w:eastAsia="游明朝" w:hAnsi="游明朝" w:hint="eastAsia"/>
          <w:szCs w:val="21"/>
        </w:rPr>
        <w:t>に</w:t>
      </w:r>
      <w:r w:rsidRPr="00746D59">
        <w:rPr>
          <w:rFonts w:ascii="游明朝" w:eastAsia="游明朝" w:hAnsi="游明朝" w:hint="eastAsia"/>
          <w:szCs w:val="21"/>
        </w:rPr>
        <w:t>、</w:t>
      </w:r>
      <w:r w:rsidR="00D24164">
        <w:rPr>
          <w:rFonts w:ascii="游明朝" w:eastAsia="游明朝" w:hAnsi="游明朝" w:hint="eastAsia"/>
          <w:szCs w:val="21"/>
        </w:rPr>
        <w:t>所見を記入し、pdfとして</w:t>
      </w:r>
      <w:r w:rsidR="00C57D16">
        <w:rPr>
          <w:rFonts w:ascii="游明朝" w:eastAsia="游明朝" w:hAnsi="游明朝" w:hint="eastAsia"/>
          <w:szCs w:val="21"/>
        </w:rPr>
        <w:t>応募用</w:t>
      </w:r>
      <w:r w:rsidRPr="00746D59">
        <w:rPr>
          <w:rFonts w:ascii="游明朝" w:eastAsia="游明朝" w:hAnsi="游明朝" w:hint="eastAsia"/>
          <w:szCs w:val="21"/>
        </w:rPr>
        <w:t>メール</w:t>
      </w:r>
      <w:r w:rsidR="00C57D16">
        <w:rPr>
          <w:rFonts w:ascii="游明朝" w:eastAsia="游明朝" w:hAnsi="游明朝" w:hint="eastAsia"/>
          <w:szCs w:val="21"/>
        </w:rPr>
        <w:t>アドレス宛に直接</w:t>
      </w:r>
      <w:r w:rsidRPr="00746D59">
        <w:rPr>
          <w:rFonts w:ascii="游明朝" w:eastAsia="游明朝" w:hAnsi="游明朝" w:hint="eastAsia"/>
          <w:szCs w:val="21"/>
        </w:rPr>
        <w:t>提出するよう依頼してください。</w:t>
      </w:r>
      <w:r w:rsidR="00064580" w:rsidRPr="00746D59">
        <w:rPr>
          <w:rFonts w:ascii="游明朝" w:eastAsia="游明朝" w:hAnsi="游明朝" w:hint="eastAsia"/>
          <w:szCs w:val="21"/>
        </w:rPr>
        <w:t>なお、本プログラム</w:t>
      </w:r>
      <w:r w:rsidR="0059594F" w:rsidRPr="00746D59">
        <w:rPr>
          <w:rFonts w:ascii="游明朝" w:eastAsia="游明朝" w:hAnsi="游明朝" w:hint="eastAsia"/>
          <w:szCs w:val="21"/>
        </w:rPr>
        <w:t>への</w:t>
      </w:r>
      <w:r w:rsidR="00064580" w:rsidRPr="00746D59">
        <w:rPr>
          <w:rFonts w:ascii="游明朝" w:eastAsia="游明朝" w:hAnsi="游明朝" w:hint="eastAsia"/>
          <w:szCs w:val="21"/>
        </w:rPr>
        <w:t>申し込</w:t>
      </w:r>
      <w:r w:rsidR="0059594F" w:rsidRPr="00746D59">
        <w:rPr>
          <w:rFonts w:ascii="游明朝" w:eastAsia="游明朝" w:hAnsi="游明朝" w:hint="eastAsia"/>
          <w:szCs w:val="21"/>
        </w:rPr>
        <w:t>み</w:t>
      </w:r>
      <w:r w:rsidR="00064580" w:rsidRPr="00746D59">
        <w:rPr>
          <w:rFonts w:ascii="游明朝" w:eastAsia="游明朝" w:hAnsi="游明朝" w:hint="eastAsia"/>
          <w:szCs w:val="21"/>
        </w:rPr>
        <w:t>の承諾</w:t>
      </w:r>
      <w:r w:rsidR="00054FC4">
        <w:rPr>
          <w:rFonts w:ascii="游明朝" w:eastAsia="游明朝" w:hAnsi="游明朝" w:hint="eastAsia"/>
          <w:szCs w:val="21"/>
        </w:rPr>
        <w:t>を</w:t>
      </w:r>
      <w:r w:rsidR="00064580" w:rsidRPr="00746D59">
        <w:rPr>
          <w:rFonts w:ascii="游明朝" w:eastAsia="游明朝" w:hAnsi="游明朝" w:hint="eastAsia"/>
          <w:szCs w:val="21"/>
        </w:rPr>
        <w:t>得てください。</w:t>
      </w:r>
      <w:r w:rsidRPr="00746D59">
        <w:rPr>
          <w:rFonts w:ascii="游明朝" w:eastAsia="游明朝" w:hAnsi="游明朝" w:hint="eastAsia"/>
          <w:szCs w:val="21"/>
        </w:rPr>
        <w:t>所見の用紙は、本プログラムのホームページ</w:t>
      </w:r>
      <w:r w:rsidR="00E82FF0" w:rsidRPr="00746D59">
        <w:rPr>
          <w:rFonts w:ascii="游明朝" w:eastAsia="游明朝" w:hAnsi="游明朝" w:hint="eastAsia"/>
          <w:szCs w:val="21"/>
        </w:rPr>
        <w:t xml:space="preserve"> </w:t>
      </w:r>
      <w:r w:rsidR="00411568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http</w:t>
      </w:r>
      <w:r w:rsidR="00186822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s</w:t>
      </w:r>
      <w:r w:rsidR="00411568" w:rsidRPr="00551685">
        <w:rPr>
          <w:rStyle w:val="aa"/>
          <w:rFonts w:ascii="游明朝" w:eastAsia="游明朝" w:hAnsi="游明朝"/>
          <w:color w:val="auto"/>
          <w:szCs w:val="21"/>
          <w:highlight w:val="yellow"/>
          <w:u w:val="none"/>
        </w:rPr>
        <w:t>://kazan-edu.jp/students.php</w:t>
      </w:r>
      <w:r w:rsidR="00411568" w:rsidRPr="00746D59">
        <w:rPr>
          <w:rStyle w:val="aa"/>
          <w:rFonts w:ascii="游明朝" w:eastAsia="游明朝" w:hAnsi="游明朝"/>
          <w:color w:val="auto"/>
          <w:szCs w:val="21"/>
          <w:u w:val="none"/>
        </w:rPr>
        <w:t xml:space="preserve"> </w:t>
      </w:r>
      <w:r w:rsidRPr="00746D59">
        <w:rPr>
          <w:rFonts w:ascii="游明朝" w:eastAsia="游明朝" w:hAnsi="游明朝" w:hint="eastAsia"/>
          <w:szCs w:val="21"/>
        </w:rPr>
        <w:t>よりダウンロードできます。</w:t>
      </w:r>
    </w:p>
    <w:p w14:paraId="12D4E7E2" w14:textId="272BCA2B" w:rsidR="009979D5" w:rsidRDefault="009979D5" w:rsidP="00FE59E2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 xml:space="preserve">　　（2）</w:t>
      </w:r>
      <w:ins w:id="23" w:author="作成者">
        <w:r w:rsidR="00674649">
          <w:rPr>
            <w:rFonts w:ascii="游明朝" w:eastAsia="游明朝" w:hAnsi="游明朝" w:hint="eastAsia"/>
            <w:szCs w:val="21"/>
          </w:rPr>
          <w:t>応用コース（</w:t>
        </w:r>
      </w:ins>
      <w:r w:rsidRPr="009979D5">
        <w:rPr>
          <w:rFonts w:ascii="游明朝" w:eastAsia="游明朝" w:hAnsi="游明朝" w:hint="eastAsia"/>
          <w:szCs w:val="21"/>
        </w:rPr>
        <w:t>次世代火山研究者育成プログラムの</w:t>
      </w:r>
      <w:r>
        <w:rPr>
          <w:rFonts w:ascii="游明朝" w:eastAsia="游明朝" w:hAnsi="游明朝" w:hint="eastAsia"/>
          <w:szCs w:val="21"/>
        </w:rPr>
        <w:t>基礎</w:t>
      </w:r>
      <w:r w:rsidRPr="009979D5">
        <w:rPr>
          <w:rFonts w:ascii="游明朝" w:eastAsia="游明朝" w:hAnsi="游明朝" w:hint="eastAsia"/>
          <w:szCs w:val="21"/>
        </w:rPr>
        <w:t>コース修了生</w:t>
      </w:r>
      <w:ins w:id="24" w:author="作成者">
        <w:r w:rsidR="00674649">
          <w:rPr>
            <w:rFonts w:ascii="游明朝" w:eastAsia="游明朝" w:hAnsi="游明朝" w:hint="eastAsia"/>
            <w:szCs w:val="21"/>
          </w:rPr>
          <w:t>）</w:t>
        </w:r>
      </w:ins>
    </w:p>
    <w:p w14:paraId="371CBF78" w14:textId="1A9EF316" w:rsidR="009979D5" w:rsidRPr="009979D5" w:rsidRDefault="009979D5" w:rsidP="007A2D9F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 xml:space="preserve">　　　　 1．</w:t>
      </w:r>
      <w:del w:id="25" w:author="作成者">
        <w:r w:rsidRPr="009979D5" w:rsidDel="00276487">
          <w:rPr>
            <w:rFonts w:ascii="游明朝" w:eastAsia="游明朝" w:hAnsi="游明朝" w:hint="eastAsia"/>
            <w:szCs w:val="21"/>
          </w:rPr>
          <w:delText>発展</w:delText>
        </w:r>
      </w:del>
      <w:ins w:id="26" w:author="作成者">
        <w:r w:rsidR="00276487">
          <w:rPr>
            <w:rFonts w:ascii="游明朝" w:eastAsia="游明朝" w:hAnsi="游明朝" w:hint="eastAsia"/>
            <w:szCs w:val="21"/>
          </w:rPr>
          <w:t>応用</w:t>
        </w:r>
      </w:ins>
      <w:r w:rsidRPr="009979D5">
        <w:rPr>
          <w:rFonts w:ascii="游明朝" w:eastAsia="游明朝" w:hAnsi="游明朝" w:hint="eastAsia"/>
          <w:szCs w:val="21"/>
        </w:rPr>
        <w:t>コース編入申請書</w:t>
      </w:r>
    </w:p>
    <w:p w14:paraId="25CFD6BA" w14:textId="77777777" w:rsidR="00186822" w:rsidRPr="00746D59" w:rsidRDefault="00186822" w:rsidP="003A5562">
      <w:pPr>
        <w:ind w:left="840" w:firstLineChars="100" w:firstLine="210"/>
        <w:jc w:val="left"/>
        <w:rPr>
          <w:rFonts w:ascii="游明朝" w:eastAsia="游明朝" w:hAnsi="游明朝"/>
          <w:szCs w:val="21"/>
        </w:rPr>
      </w:pPr>
    </w:p>
    <w:p w14:paraId="706E6FFB" w14:textId="507F1D99" w:rsidR="00146BEC" w:rsidRPr="00186822" w:rsidRDefault="00146BEC" w:rsidP="00186822">
      <w:pPr>
        <w:pStyle w:val="a3"/>
        <w:numPr>
          <w:ilvl w:val="0"/>
          <w:numId w:val="3"/>
        </w:numPr>
        <w:ind w:leftChars="0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選考方法</w:t>
      </w:r>
    </w:p>
    <w:p w14:paraId="15C078DE" w14:textId="3308F4AF" w:rsidR="009979D5" w:rsidRPr="007A2D9F" w:rsidRDefault="009979D5" w:rsidP="007A2D9F">
      <w:pPr>
        <w:ind w:firstLineChars="100" w:firstLine="210"/>
        <w:rPr>
          <w:rFonts w:ascii="游明朝" w:eastAsia="游明朝" w:hAnsi="游明朝"/>
          <w:szCs w:val="21"/>
        </w:rPr>
      </w:pPr>
      <w:r w:rsidRPr="007A2D9F">
        <w:rPr>
          <w:rFonts w:ascii="游明朝" w:eastAsia="游明朝" w:hAnsi="游明朝" w:hint="eastAsia"/>
          <w:szCs w:val="21"/>
        </w:rPr>
        <w:t>（</w:t>
      </w:r>
      <w:r w:rsidRPr="007A2D9F">
        <w:rPr>
          <w:rFonts w:ascii="游明朝" w:eastAsia="游明朝" w:hAnsi="游明朝"/>
          <w:szCs w:val="21"/>
        </w:rPr>
        <w:t>1</w:t>
      </w:r>
      <w:r w:rsidRPr="007A2D9F">
        <w:rPr>
          <w:rFonts w:ascii="游明朝" w:eastAsia="游明朝" w:hAnsi="游明朝" w:hint="eastAsia"/>
          <w:szCs w:val="21"/>
        </w:rPr>
        <w:t>）</w:t>
      </w:r>
      <w:ins w:id="27" w:author="作成者">
        <w:r w:rsidR="00674649">
          <w:rPr>
            <w:rFonts w:ascii="游明朝" w:eastAsia="游明朝" w:hAnsi="游明朝" w:hint="eastAsia"/>
            <w:szCs w:val="21"/>
          </w:rPr>
          <w:t>基礎コース（</w:t>
        </w:r>
      </w:ins>
      <w:r>
        <w:rPr>
          <w:rFonts w:ascii="游明朝" w:eastAsia="游明朝" w:hAnsi="游明朝" w:hint="eastAsia"/>
          <w:szCs w:val="21"/>
        </w:rPr>
        <w:t>コンソーシアム参画大学の修士1年生</w:t>
      </w:r>
      <w:ins w:id="28" w:author="作成者">
        <w:r w:rsidR="00674649">
          <w:rPr>
            <w:rFonts w:ascii="游明朝" w:eastAsia="游明朝" w:hAnsi="游明朝" w:hint="eastAsia"/>
            <w:szCs w:val="21"/>
          </w:rPr>
          <w:t>）</w:t>
        </w:r>
      </w:ins>
      <w:r w:rsidRPr="009979D5">
        <w:rPr>
          <w:rFonts w:ascii="游明朝" w:eastAsia="游明朝" w:hAnsi="游明朝" w:hint="eastAsia"/>
          <w:szCs w:val="21"/>
        </w:rPr>
        <w:t xml:space="preserve"> </w:t>
      </w:r>
    </w:p>
    <w:p w14:paraId="0A6ECD74" w14:textId="77777777" w:rsidR="009979D5" w:rsidRDefault="009979D5" w:rsidP="007A2D9F">
      <w:pPr>
        <w:ind w:leftChars="202" w:left="424" w:firstLineChars="200" w:firstLine="420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t>出願書類</w:t>
      </w:r>
      <w:r w:rsidRPr="00746D59">
        <w:rPr>
          <w:rFonts w:ascii="游明朝" w:eastAsia="游明朝" w:hAnsi="游明朝" w:hint="eastAsia"/>
          <w:szCs w:val="21"/>
        </w:rPr>
        <w:t>、大学・専門分野を総合的に判断し、</w:t>
      </w:r>
      <w:r w:rsidRPr="00746D59">
        <w:rPr>
          <w:rFonts w:ascii="游明朝" w:eastAsia="游明朝" w:hAnsi="游明朝"/>
          <w:szCs w:val="21"/>
        </w:rPr>
        <w:t>選抜</w:t>
      </w:r>
      <w:r>
        <w:rPr>
          <w:rFonts w:ascii="游明朝" w:eastAsia="游明朝" w:hAnsi="游明朝" w:hint="eastAsia"/>
          <w:szCs w:val="21"/>
        </w:rPr>
        <w:t>します</w:t>
      </w:r>
      <w:r w:rsidRPr="00746D59">
        <w:rPr>
          <w:rFonts w:ascii="游明朝" w:eastAsia="游明朝" w:hAnsi="游明朝"/>
          <w:szCs w:val="21"/>
        </w:rPr>
        <w:t>。</w:t>
      </w:r>
    </w:p>
    <w:p w14:paraId="02D20739" w14:textId="0FD1F560" w:rsidR="009979D5" w:rsidRPr="007A2D9F" w:rsidRDefault="009979D5" w:rsidP="007A2D9F">
      <w:pPr>
        <w:rPr>
          <w:rFonts w:ascii="游明朝" w:eastAsia="游明朝" w:hAnsi="游明朝"/>
          <w:szCs w:val="21"/>
        </w:rPr>
      </w:pPr>
      <w:r w:rsidRPr="007A2D9F">
        <w:rPr>
          <w:rFonts w:ascii="游明朝" w:eastAsia="游明朝" w:hAnsi="游明朝"/>
          <w:szCs w:val="21"/>
        </w:rPr>
        <w:t xml:space="preserve">  </w:t>
      </w:r>
      <w:r w:rsidRPr="007A2D9F">
        <w:rPr>
          <w:rFonts w:ascii="游明朝" w:eastAsia="游明朝" w:hAnsi="游明朝" w:hint="eastAsia"/>
          <w:szCs w:val="21"/>
        </w:rPr>
        <w:t>（</w:t>
      </w:r>
      <w:r w:rsidRPr="007A2D9F">
        <w:rPr>
          <w:rFonts w:ascii="游明朝" w:eastAsia="游明朝" w:hAnsi="游明朝"/>
          <w:szCs w:val="21"/>
        </w:rPr>
        <w:t>2</w:t>
      </w:r>
      <w:r w:rsidRPr="007A2D9F">
        <w:rPr>
          <w:rFonts w:ascii="游明朝" w:eastAsia="游明朝" w:hAnsi="游明朝" w:hint="eastAsia"/>
          <w:szCs w:val="21"/>
        </w:rPr>
        <w:t>）</w:t>
      </w:r>
      <w:ins w:id="29" w:author="作成者">
        <w:r w:rsidR="00674649">
          <w:rPr>
            <w:rFonts w:ascii="游明朝" w:eastAsia="游明朝" w:hAnsi="游明朝" w:hint="eastAsia"/>
            <w:szCs w:val="21"/>
          </w:rPr>
          <w:t>応用コース（</w:t>
        </w:r>
      </w:ins>
      <w:r w:rsidRPr="007A2D9F">
        <w:rPr>
          <w:rFonts w:ascii="游明朝" w:eastAsia="游明朝" w:hAnsi="游明朝" w:hint="eastAsia"/>
          <w:szCs w:val="21"/>
        </w:rPr>
        <w:t>次世代火山研究者育成プログラム</w:t>
      </w:r>
      <w:r>
        <w:rPr>
          <w:rFonts w:ascii="游明朝" w:eastAsia="游明朝" w:hAnsi="游明朝" w:hint="eastAsia"/>
          <w:szCs w:val="21"/>
        </w:rPr>
        <w:t>の基礎</w:t>
      </w:r>
      <w:r w:rsidRPr="007A2D9F">
        <w:rPr>
          <w:rFonts w:ascii="游明朝" w:eastAsia="游明朝" w:hAnsi="游明朝" w:hint="eastAsia"/>
          <w:szCs w:val="21"/>
        </w:rPr>
        <w:t>コース修了生</w:t>
      </w:r>
      <w:ins w:id="30" w:author="作成者">
        <w:r w:rsidR="00674649">
          <w:rPr>
            <w:rFonts w:ascii="游明朝" w:eastAsia="游明朝" w:hAnsi="游明朝" w:hint="eastAsia"/>
            <w:szCs w:val="21"/>
          </w:rPr>
          <w:t>）</w:t>
        </w:r>
      </w:ins>
    </w:p>
    <w:p w14:paraId="698721FC" w14:textId="3A7F21FF" w:rsidR="00DA56E8" w:rsidRPr="007A2D9F" w:rsidRDefault="00FE59E2" w:rsidP="007A2D9F">
      <w:pPr>
        <w:pStyle w:val="a3"/>
        <w:rPr>
          <w:rFonts w:ascii="游明朝" w:eastAsia="游明朝" w:hAnsi="游明朝"/>
          <w:szCs w:val="21"/>
        </w:rPr>
      </w:pPr>
      <w:r w:rsidRPr="00FE59E2">
        <w:rPr>
          <w:rFonts w:ascii="游明朝" w:eastAsia="游明朝" w:hAnsi="游明朝" w:hint="eastAsia"/>
          <w:szCs w:val="21"/>
        </w:rPr>
        <w:t>次世代火山研究者育成プログラム基礎コース</w:t>
      </w:r>
      <w:r w:rsidR="009979D5" w:rsidRPr="009979D5">
        <w:rPr>
          <w:rFonts w:ascii="游明朝" w:eastAsia="游明朝" w:hAnsi="游明朝" w:hint="eastAsia"/>
          <w:szCs w:val="21"/>
        </w:rPr>
        <w:t>の単位履修状況および面接等をもとに審査し、選抜する。</w:t>
      </w:r>
    </w:p>
    <w:p w14:paraId="2CA96AA9" w14:textId="77777777" w:rsidR="009979D5" w:rsidRPr="00DA56E8" w:rsidRDefault="009979D5" w:rsidP="009979D5">
      <w:pPr>
        <w:pStyle w:val="a3"/>
        <w:ind w:leftChars="0" w:left="450"/>
        <w:rPr>
          <w:rFonts w:ascii="游明朝" w:eastAsia="游明朝" w:hAnsi="游明朝"/>
          <w:szCs w:val="21"/>
        </w:rPr>
      </w:pPr>
    </w:p>
    <w:p w14:paraId="1FC2744C" w14:textId="1462DDA2" w:rsidR="00A13A10" w:rsidRPr="00186822" w:rsidRDefault="00984124" w:rsidP="00186822">
      <w:pPr>
        <w:pStyle w:val="a3"/>
        <w:numPr>
          <w:ilvl w:val="0"/>
          <w:numId w:val="3"/>
        </w:numPr>
        <w:ind w:leftChars="0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選考結果の通知</w:t>
      </w:r>
    </w:p>
    <w:p w14:paraId="01F44C66" w14:textId="344771E7" w:rsidR="00146BEC" w:rsidRDefault="00BC2FDF" w:rsidP="0078520B">
      <w:pPr>
        <w:ind w:leftChars="202" w:left="424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２０</w:t>
      </w:r>
      <w:r w:rsidR="003A7F93" w:rsidRPr="00746D59">
        <w:rPr>
          <w:rFonts w:ascii="游明朝" w:eastAsia="游明朝" w:hAnsi="游明朝" w:hint="eastAsia"/>
          <w:szCs w:val="21"/>
        </w:rPr>
        <w:t>２</w:t>
      </w:r>
      <w:r w:rsidR="00B55359">
        <w:rPr>
          <w:rFonts w:ascii="游明朝" w:eastAsia="游明朝" w:hAnsi="游明朝" w:hint="eastAsia"/>
          <w:szCs w:val="21"/>
        </w:rPr>
        <w:t>６</w:t>
      </w:r>
      <w:r w:rsidR="00A13A10" w:rsidRPr="00746D59">
        <w:rPr>
          <w:rFonts w:ascii="游明朝" w:eastAsia="游明朝" w:hAnsi="游明朝" w:hint="eastAsia"/>
          <w:szCs w:val="21"/>
        </w:rPr>
        <w:t>年</w:t>
      </w:r>
      <w:r w:rsidR="00B55359">
        <w:rPr>
          <w:rFonts w:ascii="游明朝" w:eastAsia="游明朝" w:hAnsi="游明朝" w:hint="eastAsia"/>
          <w:szCs w:val="21"/>
        </w:rPr>
        <w:t>６</w:t>
      </w:r>
      <w:r w:rsidR="00A13A10" w:rsidRPr="00746D59">
        <w:rPr>
          <w:rFonts w:ascii="游明朝" w:eastAsia="游明朝" w:hAnsi="游明朝" w:hint="eastAsia"/>
          <w:szCs w:val="21"/>
        </w:rPr>
        <w:t>月</w:t>
      </w:r>
      <w:r w:rsidR="00B55359">
        <w:rPr>
          <w:rFonts w:ascii="游明朝" w:eastAsia="游明朝" w:hAnsi="游明朝" w:hint="eastAsia"/>
          <w:szCs w:val="21"/>
        </w:rPr>
        <w:t>１８</w:t>
      </w:r>
      <w:r w:rsidR="00A13A10" w:rsidRPr="00746D59">
        <w:rPr>
          <w:rFonts w:ascii="游明朝" w:eastAsia="游明朝" w:hAnsi="游明朝" w:hint="eastAsia"/>
          <w:szCs w:val="21"/>
        </w:rPr>
        <w:t>日</w:t>
      </w:r>
      <w:r w:rsidR="003D7F8E" w:rsidRPr="00746D59">
        <w:rPr>
          <w:rFonts w:ascii="游明朝" w:eastAsia="游明朝" w:hAnsi="游明朝"/>
          <w:szCs w:val="21"/>
        </w:rPr>
        <w:t>（</w:t>
      </w:r>
      <w:r w:rsidR="003C34E9">
        <w:rPr>
          <w:rFonts w:ascii="游明朝" w:eastAsia="游明朝" w:hAnsi="游明朝" w:hint="eastAsia"/>
          <w:szCs w:val="21"/>
        </w:rPr>
        <w:t>水</w:t>
      </w:r>
      <w:r w:rsidR="003D7F8E" w:rsidRPr="00746D59">
        <w:rPr>
          <w:rFonts w:ascii="游明朝" w:eastAsia="游明朝" w:hAnsi="游明朝"/>
          <w:szCs w:val="21"/>
        </w:rPr>
        <w:t>）</w:t>
      </w:r>
      <w:r w:rsidR="00A13A10" w:rsidRPr="00746D59">
        <w:rPr>
          <w:rFonts w:ascii="游明朝" w:eastAsia="游明朝" w:hAnsi="游明朝" w:hint="eastAsia"/>
          <w:szCs w:val="21"/>
        </w:rPr>
        <w:t>頃までに、本人宛に電子メールにて通知</w:t>
      </w:r>
      <w:r w:rsidR="00C15605" w:rsidRPr="00252BEB">
        <w:rPr>
          <w:rFonts w:asciiTheme="minorEastAsia" w:hAnsiTheme="minorEastAsia"/>
          <w:szCs w:val="21"/>
        </w:rPr>
        <w:t>。</w:t>
      </w:r>
    </w:p>
    <w:p w14:paraId="7978562D" w14:textId="77777777" w:rsidR="00186822" w:rsidRPr="00746D59" w:rsidRDefault="00186822" w:rsidP="0078520B">
      <w:pPr>
        <w:ind w:leftChars="202" w:left="424"/>
        <w:jc w:val="left"/>
        <w:rPr>
          <w:rFonts w:ascii="游明朝" w:eastAsia="游明朝" w:hAnsi="游明朝"/>
          <w:szCs w:val="21"/>
        </w:rPr>
      </w:pPr>
    </w:p>
    <w:p w14:paraId="14238ECB" w14:textId="37BC1F74" w:rsidR="00F164AB" w:rsidRPr="00186822" w:rsidRDefault="00F164AB" w:rsidP="00186822">
      <w:pPr>
        <w:pStyle w:val="a3"/>
        <w:numPr>
          <w:ilvl w:val="0"/>
          <w:numId w:val="3"/>
        </w:numPr>
        <w:ind w:leftChars="0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問い合わせ先</w:t>
      </w:r>
      <w:r w:rsidR="00CC43DE">
        <w:rPr>
          <w:rFonts w:asciiTheme="minorEastAsia" w:hAnsiTheme="minorEastAsia" w:hint="eastAsia"/>
          <w:b/>
          <w:bCs/>
          <w:szCs w:val="21"/>
        </w:rPr>
        <w:t>（プログラム担当者）</w:t>
      </w:r>
    </w:p>
    <w:p w14:paraId="5E9567F5" w14:textId="3A30BA15" w:rsidR="009F439E" w:rsidRDefault="00CF6187" w:rsidP="00E3638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jc w:val="left"/>
        <w:textAlignment w:val="baseline"/>
        <w:rPr>
          <w:rFonts w:ascii="游明朝" w:eastAsia="游明朝" w:hAnsi="游明朝"/>
          <w:szCs w:val="21"/>
          <w:lang w:eastAsia="zh-TW"/>
        </w:rPr>
      </w:pPr>
      <w:bookmarkStart w:id="31" w:name="_Hlk84846797"/>
      <w:bookmarkStart w:id="32" w:name="_Hlk117068690"/>
      <w:r w:rsidRPr="00746D59">
        <w:rPr>
          <w:rFonts w:ascii="游明朝" w:eastAsia="游明朝" w:hAnsi="游明朝" w:hint="eastAsia"/>
          <w:szCs w:val="21"/>
          <w:lang w:eastAsia="zh-CN"/>
        </w:rPr>
        <w:t>北海道大学理学研究</w:t>
      </w:r>
      <w:r w:rsidRPr="00746D59">
        <w:rPr>
          <w:rFonts w:ascii="游明朝" w:eastAsia="游明朝" w:hAnsi="游明朝" w:hint="eastAsia"/>
        </w:rPr>
        <w:t>院</w:t>
      </w:r>
      <w:r>
        <w:rPr>
          <w:rFonts w:ascii="游明朝" w:eastAsia="游明朝" w:hAnsi="游明朝"/>
        </w:rPr>
        <w:tab/>
      </w:r>
      <w:r w:rsidR="00457377" w:rsidRPr="00457377">
        <w:rPr>
          <w:rFonts w:ascii="游明朝" w:eastAsia="游明朝" w:hAnsi="游明朝"/>
        </w:rPr>
        <w:t>栗谷 豪</w:t>
      </w:r>
      <w:r w:rsidR="00457377" w:rsidRPr="00496B9B">
        <w:rPr>
          <w:rFonts w:ascii="游明朝" w:eastAsia="游明朝" w:hAnsi="游明朝"/>
        </w:rPr>
        <w:tab/>
      </w:r>
      <w:r w:rsidR="00457377" w:rsidRPr="00496B9B">
        <w:rPr>
          <w:rFonts w:ascii="游明朝" w:eastAsia="游明朝" w:hAnsi="游明朝"/>
          <w:sz w:val="22"/>
        </w:rPr>
        <w:t>kuritani</w:t>
      </w:r>
      <w:r w:rsidR="00447E7A" w:rsidRPr="00447E7A">
        <w:rPr>
          <w:rFonts w:ascii="游明朝" w:eastAsia="游明朝" w:hAnsi="游明朝"/>
          <w:sz w:val="22"/>
        </w:rPr>
        <w:t>_at_</w:t>
      </w:r>
      <w:r w:rsidR="00457377" w:rsidRPr="00496B9B">
        <w:rPr>
          <w:rFonts w:ascii="游明朝" w:eastAsia="游明朝" w:hAnsi="游明朝"/>
          <w:sz w:val="22"/>
        </w:rPr>
        <w:t>sci.hokudai.ac.jp</w:t>
      </w:r>
    </w:p>
    <w:p w14:paraId="0D60C409" w14:textId="67F5645C" w:rsidR="00746D59" w:rsidRDefault="009F439E" w:rsidP="00551685">
      <w:pPr>
        <w:tabs>
          <w:tab w:val="left" w:pos="3000"/>
          <w:tab w:val="left" w:pos="4111"/>
        </w:tabs>
        <w:autoSpaceDE w:val="0"/>
        <w:autoSpaceDN w:val="0"/>
        <w:adjustRightInd w:val="0"/>
        <w:snapToGrid w:val="0"/>
        <w:ind w:leftChars="202" w:left="424" w:firstLineChars="1200" w:firstLine="2520"/>
        <w:jc w:val="left"/>
        <w:textAlignment w:val="baseline"/>
        <w:rPr>
          <w:rFonts w:ascii="游明朝" w:eastAsia="游明朝" w:hAnsi="游明朝"/>
          <w:szCs w:val="21"/>
          <w:lang w:eastAsia="zh-TW"/>
        </w:rPr>
      </w:pPr>
      <w:r w:rsidRPr="00551685">
        <w:rPr>
          <w:rFonts w:ascii="游明朝" w:eastAsia="游明朝" w:hAnsi="游明朝" w:hint="eastAsia"/>
        </w:rPr>
        <w:t>青山　裕</w:t>
      </w:r>
      <w:r>
        <w:rPr>
          <w:rFonts w:ascii="游明朝" w:eastAsia="游明朝" w:hAnsi="游明朝"/>
          <w:szCs w:val="21"/>
          <w:lang w:eastAsia="zh-TW"/>
        </w:rPr>
        <w:tab/>
      </w:r>
      <w:r w:rsidRPr="00551685">
        <w:t>aoyama</w:t>
      </w:r>
      <w:r w:rsidRPr="00447E7A">
        <w:rPr>
          <w:rFonts w:ascii="游明朝" w:eastAsia="游明朝" w:hAnsi="游明朝"/>
          <w:sz w:val="22"/>
        </w:rPr>
        <w:t>_at_</w:t>
      </w:r>
      <w:r w:rsidRPr="00551685">
        <w:t>sci.hokudai.ac.jp</w:t>
      </w:r>
    </w:p>
    <w:p w14:paraId="3D643156" w14:textId="50DB306F" w:rsidR="009F439E" w:rsidRPr="009F439E" w:rsidRDefault="009F439E" w:rsidP="00551685">
      <w:pPr>
        <w:tabs>
          <w:tab w:val="left" w:pos="2977"/>
          <w:tab w:val="left" w:pos="4111"/>
          <w:tab w:val="left" w:pos="4242"/>
        </w:tabs>
        <w:autoSpaceDE w:val="0"/>
        <w:autoSpaceDN w:val="0"/>
        <w:adjustRightInd w:val="0"/>
        <w:snapToGrid w:val="0"/>
        <w:ind w:firstLineChars="700" w:firstLine="1470"/>
        <w:textAlignment w:val="baseline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農学研究院　　笠井美青　 kasaim</w:t>
      </w:r>
      <w:r w:rsidRPr="00447E7A">
        <w:rPr>
          <w:rFonts w:ascii="游明朝" w:eastAsia="游明朝" w:hAnsi="游明朝"/>
          <w:sz w:val="22"/>
        </w:rPr>
        <w:t>_at_</w:t>
      </w:r>
      <w:r>
        <w:rPr>
          <w:rFonts w:ascii="游明朝" w:eastAsia="游明朝" w:hAnsi="游明朝" w:hint="eastAsia"/>
          <w:szCs w:val="21"/>
        </w:rPr>
        <w:t>agr.hokudai.ac.jp</w:t>
      </w:r>
    </w:p>
    <w:p w14:paraId="696E048C" w14:textId="77777777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秋田大学国際資源</w:t>
      </w:r>
      <w:r w:rsidRPr="00746D59">
        <w:rPr>
          <w:rFonts w:ascii="游明朝" w:eastAsia="游明朝" w:hAnsi="游明朝" w:hint="eastAsia"/>
        </w:rPr>
        <w:t>学</w:t>
      </w:r>
      <w:r w:rsidRPr="00746D59">
        <w:rPr>
          <w:rFonts w:ascii="游明朝" w:eastAsia="游明朝" w:hAnsi="游明朝" w:hint="eastAsia"/>
          <w:szCs w:val="21"/>
        </w:rPr>
        <w:t>研究科</w:t>
      </w:r>
      <w:r w:rsidRPr="00746D59">
        <w:rPr>
          <w:rFonts w:ascii="游明朝" w:eastAsia="游明朝" w:hAnsi="游明朝"/>
          <w:szCs w:val="21"/>
        </w:rPr>
        <w:tab/>
      </w:r>
    </w:p>
    <w:p w14:paraId="3CB15E21" w14:textId="77777777" w:rsidR="00D32BE4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lastRenderedPageBreak/>
        <w:tab/>
      </w:r>
      <w:r w:rsidRPr="00746D59">
        <w:rPr>
          <w:rFonts w:ascii="游明朝" w:eastAsia="游明朝" w:hAnsi="游明朝" w:hint="eastAsia"/>
          <w:szCs w:val="21"/>
        </w:rPr>
        <w:t>大場　司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t-ohba_at_gipc.akita-u.ac.jp</w:t>
      </w:r>
    </w:p>
    <w:p w14:paraId="5683CB84" w14:textId="77777777" w:rsidR="00D32BE4" w:rsidRPr="00746D59" w:rsidRDefault="00D32BE4" w:rsidP="00D32BE4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jc w:val="left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>東北大学理学研究科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  <w:lang w:eastAsia="zh-CN"/>
        </w:rPr>
        <w:t>西村太志</w:t>
      </w:r>
      <w:r>
        <w:rPr>
          <w:rFonts w:ascii="游明朝" w:eastAsia="SimSun" w:hAnsi="游明朝"/>
          <w:szCs w:val="21"/>
          <w:lang w:eastAsia="zh-CN"/>
        </w:rPr>
        <w:tab/>
      </w:r>
      <w:r w:rsidRPr="00746D59">
        <w:rPr>
          <w:rFonts w:ascii="游明朝" w:eastAsia="游明朝" w:hAnsi="游明朝"/>
          <w:szCs w:val="21"/>
        </w:rPr>
        <w:t>takeshi</w:t>
      </w:r>
      <w:r>
        <w:rPr>
          <w:rFonts w:ascii="游明朝" w:eastAsia="游明朝" w:hAnsi="游明朝"/>
          <w:szCs w:val="21"/>
        </w:rPr>
        <w:t>.</w:t>
      </w:r>
      <w:r w:rsidRPr="00746D59">
        <w:rPr>
          <w:rFonts w:ascii="游明朝" w:eastAsia="游明朝" w:hAnsi="游明朝"/>
          <w:szCs w:val="21"/>
        </w:rPr>
        <w:t>nishimura.</w:t>
      </w:r>
      <w:r>
        <w:rPr>
          <w:rFonts w:ascii="游明朝" w:eastAsia="游明朝" w:hAnsi="游明朝"/>
          <w:szCs w:val="21"/>
        </w:rPr>
        <w:t>d2</w:t>
      </w:r>
      <w:r w:rsidRPr="00746D59">
        <w:rPr>
          <w:rFonts w:ascii="游明朝" w:eastAsia="游明朝" w:hAnsi="游明朝"/>
          <w:szCs w:val="21"/>
        </w:rPr>
        <w:t>_at_tohoku.ac.jp</w:t>
      </w:r>
    </w:p>
    <w:p w14:paraId="19236584" w14:textId="77777777" w:rsidR="00D32BE4" w:rsidRPr="00746D59" w:rsidRDefault="00D32BE4" w:rsidP="00D32BE4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jc w:val="left"/>
        <w:textAlignment w:val="baseline"/>
        <w:rPr>
          <w:rFonts w:ascii="游明朝" w:eastAsia="游明朝" w:hAnsi="游明朝"/>
          <w:szCs w:val="21"/>
          <w:lang w:eastAsia="zh-CN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 xml:space="preserve">　　</w:t>
      </w:r>
      <w:r w:rsidRPr="00746D59">
        <w:rPr>
          <w:rFonts w:ascii="游明朝" w:eastAsia="游明朝" w:hAnsi="游明朝"/>
          <w:szCs w:val="21"/>
          <w:lang w:eastAsia="zh-CN"/>
        </w:rPr>
        <w:tab/>
      </w:r>
      <w:r w:rsidRPr="00B55359">
        <w:rPr>
          <w:rFonts w:ascii="游明朝" w:eastAsia="游明朝" w:hAnsi="游明朝"/>
          <w:szCs w:val="21"/>
          <w:lang w:eastAsia="zh-CN"/>
        </w:rPr>
        <w:t>奥村聡</w:t>
      </w:r>
      <w:r>
        <w:rPr>
          <w:rFonts w:ascii="游明朝" w:eastAsia="SimSun" w:hAnsi="游明朝"/>
          <w:szCs w:val="21"/>
          <w:lang w:eastAsia="zh-CN"/>
        </w:rPr>
        <w:tab/>
      </w:r>
      <w:r w:rsidRPr="00B55359">
        <w:rPr>
          <w:rFonts w:ascii="游明朝" w:eastAsia="SimSun" w:hAnsi="游明朝"/>
          <w:szCs w:val="21"/>
          <w:lang w:eastAsia="zh-CN"/>
        </w:rPr>
        <w:t>satoshi.okumura.d2</w:t>
      </w:r>
      <w:r w:rsidRPr="00447E7A">
        <w:rPr>
          <w:rFonts w:ascii="游明朝" w:eastAsia="游明朝" w:hAnsi="游明朝"/>
          <w:sz w:val="22"/>
        </w:rPr>
        <w:t>_at_</w:t>
      </w:r>
      <w:r w:rsidRPr="00B55359">
        <w:rPr>
          <w:rFonts w:ascii="游明朝" w:eastAsia="SimSun" w:hAnsi="游明朝"/>
          <w:szCs w:val="21"/>
          <w:lang w:eastAsia="zh-CN"/>
        </w:rPr>
        <w:t>tohoku.ac.jp</w:t>
      </w:r>
    </w:p>
    <w:p w14:paraId="544D45C4" w14:textId="245BC972" w:rsidR="00746D59" w:rsidRP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  <w:lang w:eastAsia="zh-CN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>山形大学理学部</w:t>
      </w:r>
      <w:r w:rsidRPr="00746D59">
        <w:rPr>
          <w:rFonts w:ascii="游明朝" w:eastAsia="游明朝" w:hAnsi="游明朝"/>
          <w:szCs w:val="21"/>
          <w:lang w:eastAsia="zh-CN"/>
        </w:rPr>
        <w:tab/>
      </w:r>
      <w:r w:rsidRPr="00746D59">
        <w:rPr>
          <w:rFonts w:ascii="游明朝" w:eastAsia="游明朝" w:hAnsi="游明朝" w:hint="eastAsia"/>
          <w:szCs w:val="21"/>
          <w:lang w:eastAsia="zh-CN"/>
        </w:rPr>
        <w:t>伴　雅雄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  <w:lang w:eastAsia="zh-CN"/>
        </w:rPr>
        <w:t>ban_at_sci.kj.yamagata-u.ac.jp</w:t>
      </w:r>
    </w:p>
    <w:p w14:paraId="6F13DD73" w14:textId="77777777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茨城大学理工学研究科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長谷川健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takeshi.hasegawa.paul_at_vc.ibaraki.ac.jp</w:t>
      </w:r>
    </w:p>
    <w:p w14:paraId="337A4865" w14:textId="329E1346" w:rsidR="00746D59" w:rsidRP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  <w:lang w:eastAsia="zh-CN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>東京大学理学系研究科</w:t>
      </w:r>
      <w:r w:rsidRPr="00746D59">
        <w:rPr>
          <w:rFonts w:ascii="游明朝" w:eastAsia="游明朝" w:hAnsi="游明朝"/>
          <w:szCs w:val="21"/>
          <w:lang w:eastAsia="zh-CN"/>
        </w:rPr>
        <w:tab/>
      </w:r>
      <w:r w:rsidRPr="00746D59">
        <w:rPr>
          <w:rFonts w:ascii="游明朝" w:eastAsia="游明朝" w:hAnsi="游明朝" w:hint="eastAsia"/>
          <w:szCs w:val="21"/>
          <w:lang w:eastAsia="zh-CN"/>
        </w:rPr>
        <w:t>森　俊哉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  <w:lang w:eastAsia="zh-CN"/>
        </w:rPr>
        <w:t>mori_at_eqchem.s.u-tokyo.ac.jp</w:t>
      </w:r>
    </w:p>
    <w:p w14:paraId="75381C83" w14:textId="3605032B" w:rsidR="00746D59" w:rsidRP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 w:firstLineChars="400" w:firstLine="840"/>
        <w:textAlignment w:val="baseline"/>
        <w:rPr>
          <w:rFonts w:ascii="游明朝" w:eastAsia="游明朝" w:hAnsi="游明朝"/>
          <w:szCs w:val="21"/>
          <w:lang w:eastAsia="zh-CN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>地震研究所</w:t>
      </w:r>
      <w:r w:rsidRPr="00746D59">
        <w:rPr>
          <w:rFonts w:ascii="游明朝" w:eastAsia="游明朝" w:hAnsi="游明朝"/>
          <w:szCs w:val="21"/>
          <w:lang w:eastAsia="zh-CN"/>
        </w:rPr>
        <w:tab/>
      </w:r>
      <w:r w:rsidRPr="00746D59">
        <w:rPr>
          <w:rFonts w:ascii="游明朝" w:eastAsia="游明朝" w:hAnsi="游明朝" w:hint="eastAsia"/>
          <w:szCs w:val="21"/>
          <w:lang w:eastAsia="zh-CN"/>
        </w:rPr>
        <w:t>市原美恵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  <w:lang w:eastAsia="zh-CN"/>
        </w:rPr>
        <w:t>ichihara_at_eri.u-tokyo.ac.jp</w:t>
      </w:r>
    </w:p>
    <w:p w14:paraId="78EB0763" w14:textId="3F3EF495" w:rsidR="00714A3B" w:rsidRDefault="00714A3B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  <w:lang w:eastAsia="zh-TW"/>
        </w:rPr>
      </w:pPr>
      <w:r w:rsidRPr="00746D59">
        <w:rPr>
          <w:rFonts w:ascii="游明朝" w:eastAsia="游明朝" w:hAnsi="游明朝" w:hint="eastAsia"/>
          <w:szCs w:val="21"/>
          <w:lang w:eastAsia="zh-TW"/>
        </w:rPr>
        <w:t>東京</w:t>
      </w:r>
      <w:r>
        <w:rPr>
          <w:rFonts w:ascii="游明朝" w:eastAsia="游明朝" w:hAnsi="游明朝" w:hint="eastAsia"/>
          <w:szCs w:val="21"/>
        </w:rPr>
        <w:t>科学</w:t>
      </w:r>
      <w:r w:rsidRPr="00746D59">
        <w:rPr>
          <w:rFonts w:ascii="游明朝" w:eastAsia="游明朝" w:hAnsi="游明朝" w:hint="eastAsia"/>
          <w:szCs w:val="21"/>
          <w:lang w:eastAsia="zh-TW"/>
        </w:rPr>
        <w:t>大学</w:t>
      </w:r>
      <w:r>
        <w:rPr>
          <w:rFonts w:ascii="游明朝" w:eastAsia="游明朝" w:hAnsi="游明朝" w:hint="eastAsia"/>
          <w:szCs w:val="21"/>
        </w:rPr>
        <w:t>総合研究</w:t>
      </w:r>
      <w:r w:rsidRPr="00746D59">
        <w:rPr>
          <w:rFonts w:ascii="游明朝" w:eastAsia="游明朝" w:hAnsi="游明朝" w:hint="eastAsia"/>
          <w:szCs w:val="21"/>
          <w:lang w:eastAsia="zh-CN"/>
        </w:rPr>
        <w:t>学院</w:t>
      </w:r>
    </w:p>
    <w:p w14:paraId="23EB616E" w14:textId="1C51012F" w:rsidR="00746D59" w:rsidRPr="00746D59" w:rsidRDefault="00714A3B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  <w:lang w:eastAsia="zh-TW"/>
        </w:rPr>
      </w:pPr>
      <w:r>
        <w:rPr>
          <w:rFonts w:ascii="游明朝" w:eastAsia="PMingLiU" w:hAnsi="游明朝"/>
          <w:szCs w:val="21"/>
          <w:lang w:eastAsia="zh-TW"/>
        </w:rPr>
        <w:tab/>
      </w:r>
      <w:r w:rsidR="00746D59" w:rsidRPr="00746D59">
        <w:rPr>
          <w:rFonts w:ascii="游明朝" w:eastAsia="游明朝" w:hAnsi="游明朝" w:hint="eastAsia"/>
          <w:szCs w:val="21"/>
        </w:rPr>
        <w:t>神田　径</w:t>
      </w:r>
      <w:r w:rsidR="00CC466E">
        <w:rPr>
          <w:rFonts w:ascii="游明朝" w:eastAsia="游明朝" w:hAnsi="游明朝"/>
          <w:szCs w:val="21"/>
        </w:rPr>
        <w:tab/>
      </w:r>
      <w:r w:rsidR="00746D59" w:rsidRPr="00746D59">
        <w:rPr>
          <w:rFonts w:ascii="游明朝" w:eastAsia="游明朝" w:hAnsi="游明朝"/>
          <w:szCs w:val="21"/>
        </w:rPr>
        <w:t>kanda</w:t>
      </w:r>
      <w:r w:rsidR="00746D59" w:rsidRPr="00746D59">
        <w:rPr>
          <w:rFonts w:ascii="游明朝" w:eastAsia="游明朝" w:hAnsi="游明朝" w:hint="eastAsia"/>
          <w:szCs w:val="21"/>
        </w:rPr>
        <w:t>_at_</w:t>
      </w:r>
      <w:r w:rsidR="00746D59" w:rsidRPr="00746D59">
        <w:rPr>
          <w:rFonts w:ascii="游明朝" w:eastAsia="游明朝" w:hAnsi="游明朝"/>
          <w:szCs w:val="21"/>
        </w:rPr>
        <w:t>ksvo.titech.ac.jp</w:t>
      </w:r>
    </w:p>
    <w:p w14:paraId="086F1852" w14:textId="77777777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</w:rPr>
      </w:pPr>
      <w:r w:rsidRPr="00746D59">
        <w:rPr>
          <w:rFonts w:ascii="游明朝" w:eastAsia="游明朝" w:hAnsi="游明朝" w:hint="eastAsia"/>
          <w:szCs w:val="21"/>
        </w:rPr>
        <w:t>東京都立大学</w:t>
      </w:r>
      <w:r w:rsidRPr="00746D59">
        <w:rPr>
          <w:rFonts w:ascii="游明朝" w:eastAsia="游明朝" w:hAnsi="游明朝" w:hint="eastAsia"/>
        </w:rPr>
        <w:t>都市環境学部</w:t>
      </w:r>
      <w:r w:rsidRPr="00746D59">
        <w:rPr>
          <w:rFonts w:ascii="游明朝" w:eastAsia="游明朝" w:hAnsi="游明朝"/>
        </w:rPr>
        <w:tab/>
      </w:r>
    </w:p>
    <w:p w14:paraId="2904BBC9" w14:textId="77777777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</w:rPr>
        <w:tab/>
      </w:r>
      <w:r w:rsidRPr="00746D59">
        <w:rPr>
          <w:rFonts w:ascii="游明朝" w:eastAsia="游明朝" w:hAnsi="游明朝" w:hint="eastAsia"/>
          <w:szCs w:val="21"/>
        </w:rPr>
        <w:t>鈴木毅彦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suzukit_at_tmu.ac.jp</w:t>
      </w:r>
    </w:p>
    <w:p w14:paraId="20169A54" w14:textId="77777777" w:rsidR="00D32BE4" w:rsidRPr="00746D59" w:rsidRDefault="00D32BE4" w:rsidP="00D32BE4">
      <w:pPr>
        <w:tabs>
          <w:tab w:val="left" w:pos="4111"/>
        </w:tabs>
        <w:ind w:leftChars="202" w:left="424"/>
        <w:rPr>
          <w:rFonts w:ascii="游明朝" w:eastAsia="游明朝" w:hAnsi="游明朝"/>
        </w:rPr>
      </w:pPr>
      <w:r w:rsidRPr="00746D59">
        <w:rPr>
          <w:rFonts w:ascii="游明朝" w:eastAsia="游明朝" w:hAnsi="游明朝" w:hint="eastAsia"/>
          <w:szCs w:val="21"/>
        </w:rPr>
        <w:t>早稲田大学</w:t>
      </w:r>
      <w:r w:rsidRPr="00746D59">
        <w:rPr>
          <w:rFonts w:ascii="游明朝" w:eastAsia="游明朝" w:hAnsi="游明朝" w:hint="eastAsia"/>
        </w:rPr>
        <w:t>教育・総合科学学術院</w:t>
      </w:r>
    </w:p>
    <w:p w14:paraId="1E2B40A4" w14:textId="77777777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</w:rPr>
        <w:tab/>
      </w:r>
      <w:r w:rsidRPr="00746D59">
        <w:rPr>
          <w:rFonts w:ascii="游明朝" w:eastAsia="游明朝" w:hAnsi="游明朝" w:hint="eastAsia"/>
          <w:szCs w:val="21"/>
        </w:rPr>
        <w:t>鈴木由希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yksuzuki_at_waseda.jp</w:t>
      </w:r>
    </w:p>
    <w:p w14:paraId="3D55EA28" w14:textId="77777777" w:rsidR="00D32BE4" w:rsidRPr="00746D59" w:rsidRDefault="00D32BE4" w:rsidP="00D32BE4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 w:right="-1"/>
        <w:jc w:val="left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信州大学理学部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齋藤武士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saito_at_shinshu-u.ac.jp</w:t>
      </w:r>
    </w:p>
    <w:p w14:paraId="11BE1F73" w14:textId="3DA09EAD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富山大学学術研究部都市デザイン学系</w:t>
      </w:r>
    </w:p>
    <w:p w14:paraId="45C93D31" w14:textId="77777777" w:rsidR="00D32BE4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石﨑泰男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ishizaki_at_sus.u-toyama.ac.jp</w:t>
      </w:r>
    </w:p>
    <w:p w14:paraId="18058C6F" w14:textId="0189EF52" w:rsidR="00746D59" w:rsidRP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  <w:lang w:eastAsia="zh-CN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>名古屋大学環境学研究科</w:t>
      </w:r>
      <w:r w:rsidRPr="00746D59">
        <w:rPr>
          <w:rFonts w:ascii="游明朝" w:eastAsia="游明朝" w:hAnsi="游明朝"/>
          <w:szCs w:val="21"/>
          <w:lang w:eastAsia="zh-CN"/>
        </w:rPr>
        <w:tab/>
      </w:r>
      <w:r w:rsidRPr="00746D59">
        <w:rPr>
          <w:rFonts w:ascii="游明朝" w:eastAsia="游明朝" w:hAnsi="游明朝" w:hint="eastAsia"/>
          <w:szCs w:val="21"/>
          <w:lang w:eastAsia="zh-CN"/>
        </w:rPr>
        <w:t>熊谷博之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  <w:lang w:eastAsia="zh-CN"/>
        </w:rPr>
        <w:t>kumagai_at_eps.nagoya-u.ac.jp</w:t>
      </w:r>
    </w:p>
    <w:p w14:paraId="27E93F24" w14:textId="322ECAC5" w:rsidR="00746D59" w:rsidRP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京都大学理学研究科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大倉敬宏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bonkura</w:t>
      </w:r>
      <w:r w:rsidRPr="00746D59">
        <w:rPr>
          <w:rFonts w:ascii="游明朝" w:eastAsia="游明朝" w:hAnsi="游明朝" w:hint="eastAsia"/>
          <w:szCs w:val="21"/>
        </w:rPr>
        <w:t>_at_</w:t>
      </w:r>
      <w:r w:rsidRPr="00746D59">
        <w:rPr>
          <w:rFonts w:ascii="游明朝" w:eastAsia="游明朝" w:hAnsi="游明朝"/>
          <w:szCs w:val="21"/>
        </w:rPr>
        <w:t>aso.vgs.kyoto-u.ac.jp</w:t>
      </w:r>
    </w:p>
    <w:p w14:paraId="3A280020" w14:textId="23EBCD39" w:rsid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 w:firstLineChars="400" w:firstLine="840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防災研究所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中道治久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nakamiti_at_svo.dpri.kyoto-u.ac.jp</w:t>
      </w:r>
    </w:p>
    <w:p w14:paraId="28F3A0F5" w14:textId="4DF06EB2" w:rsidR="009F439E" w:rsidRPr="00746D59" w:rsidRDefault="009F439E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 w:firstLineChars="400" w:firstLine="840"/>
        <w:textAlignment w:val="baseline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 xml:space="preserve">　　　　　　　　中谷加奈　 n</w:t>
      </w:r>
      <w:r>
        <w:rPr>
          <w:rFonts w:ascii="游明朝" w:eastAsia="游明朝" w:hAnsi="游明朝"/>
          <w:szCs w:val="21"/>
        </w:rPr>
        <w:t>akatani</w:t>
      </w:r>
      <w:r>
        <w:rPr>
          <w:rFonts w:ascii="游明朝" w:eastAsia="游明朝" w:hAnsi="游明朝" w:hint="eastAsia"/>
          <w:szCs w:val="21"/>
        </w:rPr>
        <w:t>.kana.4z</w:t>
      </w:r>
      <w:r w:rsidRPr="00447E7A">
        <w:rPr>
          <w:rFonts w:ascii="游明朝" w:eastAsia="游明朝" w:hAnsi="游明朝"/>
          <w:sz w:val="22"/>
        </w:rPr>
        <w:t>_at_</w:t>
      </w:r>
      <w:r>
        <w:rPr>
          <w:rFonts w:ascii="游明朝" w:eastAsia="游明朝" w:hAnsi="游明朝" w:hint="eastAsia"/>
          <w:szCs w:val="21"/>
        </w:rPr>
        <w:t>kyoto-u.ac.jp</w:t>
      </w:r>
    </w:p>
    <w:p w14:paraId="052AECA3" w14:textId="77777777" w:rsidR="00D32BE4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bookmarkStart w:id="33" w:name="_Hlk84947036"/>
      <w:r w:rsidRPr="00CC466E">
        <w:rPr>
          <w:rFonts w:ascii="游明朝" w:eastAsia="游明朝" w:hAnsi="游明朝" w:hint="eastAsia"/>
          <w:szCs w:val="21"/>
        </w:rPr>
        <w:t>大阪公立大学理学研究科</w:t>
      </w:r>
      <w:r>
        <w:rPr>
          <w:rFonts w:ascii="游明朝" w:eastAsia="游明朝" w:hAnsi="游明朝"/>
          <w:szCs w:val="21"/>
        </w:rPr>
        <w:tab/>
      </w:r>
      <w:r w:rsidRPr="00CC466E">
        <w:rPr>
          <w:rFonts w:ascii="游明朝" w:eastAsia="游明朝" w:hAnsi="游明朝" w:hint="eastAsia"/>
          <w:szCs w:val="21"/>
        </w:rPr>
        <w:t>三浦大助</w:t>
      </w:r>
      <w:r>
        <w:rPr>
          <w:rFonts w:ascii="游明朝" w:eastAsia="游明朝" w:hAnsi="游明朝"/>
          <w:szCs w:val="21"/>
        </w:rPr>
        <w:tab/>
      </w:r>
      <w:r w:rsidRPr="00CC466E">
        <w:rPr>
          <w:rFonts w:ascii="游明朝" w:eastAsia="游明朝" w:hAnsi="游明朝" w:hint="eastAsia"/>
          <w:szCs w:val="21"/>
        </w:rPr>
        <w:t>miura</w:t>
      </w:r>
      <w:r w:rsidRPr="00746D59">
        <w:rPr>
          <w:rFonts w:ascii="游明朝" w:eastAsia="游明朝" w:hAnsi="游明朝"/>
          <w:szCs w:val="21"/>
          <w:lang w:eastAsia="zh-TW"/>
        </w:rPr>
        <w:t>_at_</w:t>
      </w:r>
      <w:r w:rsidRPr="00CC466E">
        <w:rPr>
          <w:rFonts w:ascii="游明朝" w:eastAsia="游明朝" w:hAnsi="游明朝" w:hint="eastAsia"/>
          <w:szCs w:val="21"/>
        </w:rPr>
        <w:t>omu.ac.jp</w:t>
      </w:r>
    </w:p>
    <w:p w14:paraId="3696F9B6" w14:textId="77777777" w:rsidR="00D32BE4" w:rsidRPr="00746D59" w:rsidRDefault="00D32BE4" w:rsidP="00D32BE4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 w:right="-1"/>
        <w:jc w:val="left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神戸大学理学研究科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金子克哉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katsuya_at_ruby.kobe-u.ac.jp</w:t>
      </w:r>
    </w:p>
    <w:p w14:paraId="6B545798" w14:textId="77777777" w:rsidR="00D32BE4" w:rsidRPr="00746D59" w:rsidRDefault="00D32BE4" w:rsidP="00D32BE4">
      <w:pPr>
        <w:tabs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広島大学</w:t>
      </w:r>
      <w:r w:rsidRPr="00746D59">
        <w:rPr>
          <w:rFonts w:ascii="游明朝" w:eastAsia="游明朝" w:hAnsi="游明朝" w:hint="eastAsia"/>
        </w:rPr>
        <w:t>先進理工系科学研究科</w:t>
      </w:r>
    </w:p>
    <w:p w14:paraId="1DB15A8E" w14:textId="77777777" w:rsidR="00D32BE4" w:rsidRPr="00746D59" w:rsidRDefault="00D32BE4" w:rsidP="00D32BE4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柴田知之</w:t>
      </w:r>
      <w:r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t</w:t>
      </w:r>
      <w:r w:rsidRPr="00746D59">
        <w:rPr>
          <w:rFonts w:ascii="游明朝" w:eastAsia="游明朝" w:hAnsi="游明朝"/>
          <w:szCs w:val="21"/>
        </w:rPr>
        <w:t>omo33hk_at_hiroshima-u.ac.jp</w:t>
      </w:r>
    </w:p>
    <w:p w14:paraId="2B99A05F" w14:textId="3FA084EE" w:rsidR="00746D59" w:rsidRDefault="00746D59" w:rsidP="00BD06E9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  <w:lang w:eastAsia="zh-CN"/>
        </w:rPr>
        <w:t>九州大学理学研究院</w:t>
      </w:r>
      <w:r w:rsidRPr="00746D59">
        <w:rPr>
          <w:rFonts w:ascii="游明朝" w:eastAsia="游明朝" w:hAnsi="游明朝"/>
          <w:szCs w:val="21"/>
        </w:rPr>
        <w:tab/>
      </w:r>
      <w:r w:rsidR="00156875" w:rsidRPr="00156875">
        <w:rPr>
          <w:rFonts w:ascii="游明朝" w:eastAsia="游明朝" w:hAnsi="游明朝" w:hint="eastAsia"/>
          <w:szCs w:val="21"/>
        </w:rPr>
        <w:t>松島　健</w:t>
      </w:r>
      <w:r w:rsidR="00156875">
        <w:rPr>
          <w:rFonts w:ascii="游明朝" w:eastAsia="游明朝" w:hAnsi="游明朝"/>
          <w:szCs w:val="21"/>
        </w:rPr>
        <w:tab/>
      </w:r>
      <w:r w:rsidR="00156875" w:rsidRPr="00156875">
        <w:rPr>
          <w:rFonts w:ascii="游明朝" w:eastAsia="游明朝" w:hAnsi="游明朝"/>
          <w:szCs w:val="21"/>
        </w:rPr>
        <w:t>takeshi_matsushima</w:t>
      </w:r>
      <w:r w:rsidR="004C2DD2" w:rsidRPr="004C2DD2">
        <w:rPr>
          <w:rFonts w:ascii="游明朝" w:eastAsia="游明朝" w:hAnsi="游明朝"/>
          <w:szCs w:val="21"/>
        </w:rPr>
        <w:t>_at_</w:t>
      </w:r>
      <w:r w:rsidR="00156875" w:rsidRPr="00156875">
        <w:rPr>
          <w:rFonts w:ascii="游明朝" w:eastAsia="游明朝" w:hAnsi="游明朝"/>
          <w:szCs w:val="21"/>
        </w:rPr>
        <w:t>kyudai.jp</w:t>
      </w:r>
    </w:p>
    <w:p w14:paraId="5F51186D" w14:textId="7F1C3801" w:rsidR="00BD06E9" w:rsidRPr="00746D59" w:rsidRDefault="00BD06E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/>
        <w:jc w:val="left"/>
        <w:textAlignment w:val="baseline"/>
        <w:rPr>
          <w:rFonts w:ascii="游明朝" w:eastAsia="游明朝" w:hAnsi="游明朝"/>
          <w:szCs w:val="21"/>
        </w:rPr>
      </w:pPr>
      <w:bookmarkStart w:id="34" w:name="_Hlk178944599"/>
      <w:r>
        <w:rPr>
          <w:rFonts w:ascii="游明朝" w:eastAsia="游明朝" w:hAnsi="游明朝"/>
          <w:szCs w:val="21"/>
        </w:rPr>
        <w:tab/>
      </w:r>
      <w:r w:rsidRPr="00BD06E9">
        <w:rPr>
          <w:rFonts w:ascii="游明朝" w:eastAsia="游明朝" w:hAnsi="游明朝" w:hint="eastAsia"/>
          <w:szCs w:val="21"/>
        </w:rPr>
        <w:t>下司信夫</w:t>
      </w:r>
      <w:r>
        <w:rPr>
          <w:rFonts w:ascii="游明朝" w:eastAsia="游明朝" w:hAnsi="游明朝"/>
          <w:szCs w:val="21"/>
        </w:rPr>
        <w:tab/>
      </w:r>
      <w:r w:rsidRPr="00BD06E9">
        <w:rPr>
          <w:rFonts w:ascii="游明朝" w:eastAsia="游明朝" w:hAnsi="游明朝"/>
          <w:szCs w:val="21"/>
        </w:rPr>
        <w:t>geshi.nobuo.874@m.kyushu-u.ac.jp</w:t>
      </w:r>
    </w:p>
    <w:bookmarkEnd w:id="33"/>
    <w:bookmarkEnd w:id="34"/>
    <w:p w14:paraId="3FAA20B2" w14:textId="7CBC68CB" w:rsidR="00746D59" w:rsidRPr="00746D59" w:rsidRDefault="00746D59" w:rsidP="00CC466E">
      <w:pPr>
        <w:tabs>
          <w:tab w:val="left" w:pos="2977"/>
          <w:tab w:val="left" w:pos="4111"/>
        </w:tabs>
        <w:autoSpaceDE w:val="0"/>
        <w:autoSpaceDN w:val="0"/>
        <w:adjustRightInd w:val="0"/>
        <w:snapToGrid w:val="0"/>
        <w:ind w:leftChars="202" w:left="424" w:right="-1"/>
        <w:jc w:val="left"/>
        <w:textAlignment w:val="baseline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 w:hint="eastAsia"/>
          <w:szCs w:val="21"/>
        </w:rPr>
        <w:t>鹿児島大学理工学研究科</w:t>
      </w:r>
      <w:r w:rsidRPr="00746D59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 w:hint="eastAsia"/>
          <w:szCs w:val="21"/>
        </w:rPr>
        <w:t>中尾　茂</w:t>
      </w:r>
      <w:r w:rsidR="00CC466E">
        <w:rPr>
          <w:rFonts w:ascii="游明朝" w:eastAsia="游明朝" w:hAnsi="游明朝"/>
          <w:szCs w:val="21"/>
        </w:rPr>
        <w:tab/>
      </w:r>
      <w:r w:rsidRPr="00746D59">
        <w:rPr>
          <w:rFonts w:ascii="游明朝" w:eastAsia="游明朝" w:hAnsi="游明朝"/>
          <w:szCs w:val="21"/>
        </w:rPr>
        <w:t>k8752657_at_sci.kagoshima-u.ac.jp</w:t>
      </w:r>
    </w:p>
    <w:bookmarkEnd w:id="31"/>
    <w:p w14:paraId="0E819467" w14:textId="77777777" w:rsidR="00D32BE4" w:rsidRPr="00D32BE4" w:rsidRDefault="00D32BE4" w:rsidP="00CF6187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</w:p>
    <w:p w14:paraId="460B847B" w14:textId="77777777" w:rsidR="00CF6187" w:rsidRPr="00141E20" w:rsidRDefault="00CF6187" w:rsidP="00CF6187">
      <w:pPr>
        <w:tabs>
          <w:tab w:val="left" w:pos="2977"/>
          <w:tab w:val="left" w:pos="4111"/>
        </w:tabs>
        <w:ind w:leftChars="202" w:left="424"/>
        <w:rPr>
          <w:rFonts w:ascii="游明朝" w:eastAsia="游明朝" w:hAnsi="游明朝"/>
          <w:szCs w:val="21"/>
        </w:rPr>
      </w:pPr>
      <w:r>
        <w:rPr>
          <w:rFonts w:ascii="游明朝" w:eastAsia="游明朝" w:hAnsi="游明朝"/>
          <w:szCs w:val="21"/>
        </w:rPr>
        <w:tab/>
      </w:r>
      <w:r>
        <w:rPr>
          <w:rFonts w:ascii="游明朝" w:eastAsia="游明朝" w:hAnsi="游明朝"/>
          <w:szCs w:val="21"/>
        </w:rPr>
        <w:tab/>
      </w:r>
      <w:r w:rsidRPr="00141E20">
        <w:rPr>
          <w:rFonts w:ascii="游明朝" w:eastAsia="游明朝" w:hAnsi="游明朝"/>
          <w:szCs w:val="21"/>
        </w:rPr>
        <w:t>注）_at_は@に変えてください。</w:t>
      </w:r>
    </w:p>
    <w:bookmarkEnd w:id="32"/>
    <w:p w14:paraId="4D1CEBC9" w14:textId="77777777" w:rsidR="00984124" w:rsidRPr="00CF6187" w:rsidRDefault="00984124" w:rsidP="00387B55">
      <w:pPr>
        <w:autoSpaceDE w:val="0"/>
        <w:autoSpaceDN w:val="0"/>
        <w:adjustRightInd w:val="0"/>
        <w:snapToGrid w:val="0"/>
        <w:ind w:leftChars="202" w:left="424" w:right="-1"/>
        <w:jc w:val="left"/>
        <w:textAlignment w:val="baseline"/>
        <w:rPr>
          <w:rFonts w:ascii="游明朝" w:eastAsia="游明朝" w:hAnsi="游明朝"/>
          <w:szCs w:val="21"/>
        </w:rPr>
      </w:pPr>
    </w:p>
    <w:p w14:paraId="698E4B0C" w14:textId="3759F717" w:rsidR="004C07A8" w:rsidRPr="00186822" w:rsidRDefault="004C07A8" w:rsidP="00186822">
      <w:pPr>
        <w:pStyle w:val="a3"/>
        <w:numPr>
          <w:ilvl w:val="0"/>
          <w:numId w:val="3"/>
        </w:numPr>
        <w:autoSpaceDE w:val="0"/>
        <w:autoSpaceDN w:val="0"/>
        <w:adjustRightInd w:val="0"/>
        <w:snapToGrid w:val="0"/>
        <w:ind w:leftChars="0" w:right="-1"/>
        <w:jc w:val="left"/>
        <w:textAlignment w:val="baseline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/>
          <w:b/>
          <w:szCs w:val="21"/>
        </w:rPr>
        <w:t>プログラムの内容</w:t>
      </w:r>
    </w:p>
    <w:p w14:paraId="12E1E919" w14:textId="2F4AB998" w:rsidR="00F528B4" w:rsidRPr="00746D59" w:rsidRDefault="00BD68FB" w:rsidP="00387B55">
      <w:pPr>
        <w:ind w:leftChars="202" w:left="424" w:firstLineChars="100" w:firstLine="210"/>
        <w:jc w:val="left"/>
        <w:rPr>
          <w:rFonts w:ascii="游明朝" w:eastAsia="游明朝" w:hAnsi="游明朝"/>
          <w:szCs w:val="21"/>
        </w:rPr>
      </w:pPr>
      <w:r w:rsidRPr="00746D59">
        <w:rPr>
          <w:rFonts w:ascii="游明朝" w:eastAsia="游明朝" w:hAnsi="游明朝"/>
          <w:szCs w:val="21"/>
        </w:rPr>
        <w:t>コンソーシアム</w:t>
      </w:r>
      <w:r w:rsidR="00447E7A">
        <w:rPr>
          <w:rFonts w:ascii="游明朝" w:eastAsia="游明朝" w:hAnsi="游明朝" w:hint="eastAsia"/>
          <w:szCs w:val="21"/>
        </w:rPr>
        <w:t>参画</w:t>
      </w:r>
      <w:r w:rsidRPr="00746D59">
        <w:rPr>
          <w:rFonts w:ascii="游明朝" w:eastAsia="游明朝" w:hAnsi="游明朝"/>
          <w:szCs w:val="21"/>
        </w:rPr>
        <w:t>機関の大学で開講されている授業科目、コンソーシアムが提供する国内外の火山での実習、最新の火山研究や</w:t>
      </w:r>
      <w:r w:rsidR="00D32BE4">
        <w:rPr>
          <w:rFonts w:ascii="游明朝" w:eastAsia="游明朝" w:hAnsi="游明朝" w:hint="eastAsia"/>
          <w:szCs w:val="21"/>
        </w:rPr>
        <w:t>環境科学・</w:t>
      </w:r>
      <w:r w:rsidRPr="00746D59">
        <w:rPr>
          <w:rFonts w:ascii="游明朝" w:eastAsia="游明朝" w:hAnsi="游明朝"/>
          <w:szCs w:val="21"/>
        </w:rPr>
        <w:t>工学・</w:t>
      </w:r>
      <w:r w:rsidR="00D32BE4">
        <w:rPr>
          <w:rFonts w:ascii="游明朝" w:eastAsia="游明朝" w:hAnsi="游明朝" w:hint="eastAsia"/>
          <w:szCs w:val="21"/>
        </w:rPr>
        <w:t>農学・</w:t>
      </w:r>
      <w:r w:rsidRPr="00746D59">
        <w:rPr>
          <w:rFonts w:ascii="游明朝" w:eastAsia="游明朝" w:hAnsi="游明朝"/>
          <w:szCs w:val="21"/>
        </w:rPr>
        <w:t>社会科学等の火山学に関する</w:t>
      </w:r>
      <w:r w:rsidR="009F439E">
        <w:rPr>
          <w:rFonts w:ascii="游明朝" w:eastAsia="游明朝" w:hAnsi="游明朝" w:hint="eastAsia"/>
          <w:szCs w:val="21"/>
        </w:rPr>
        <w:t>eラーニングや</w:t>
      </w:r>
      <w:r w:rsidRPr="00746D59">
        <w:rPr>
          <w:rFonts w:ascii="游明朝" w:eastAsia="游明朝" w:hAnsi="游明朝"/>
          <w:szCs w:val="21"/>
        </w:rPr>
        <w:t>セミナーなどの受講に対して単位を付与します。必要な単位数を習得した受講生に基礎コースの修了証を付与します。さらに、学会発表を行</w:t>
      </w:r>
      <w:r w:rsidR="00D32BE4">
        <w:rPr>
          <w:rFonts w:ascii="游明朝" w:eastAsia="游明朝" w:hAnsi="游明朝" w:hint="eastAsia"/>
          <w:szCs w:val="21"/>
        </w:rPr>
        <w:t>い、必要な</w:t>
      </w:r>
      <w:r w:rsidR="00D32BE4" w:rsidRPr="00746D59">
        <w:rPr>
          <w:rFonts w:ascii="游明朝" w:eastAsia="游明朝" w:hAnsi="游明朝"/>
          <w:szCs w:val="21"/>
        </w:rPr>
        <w:t>単位数を習得し</w:t>
      </w:r>
      <w:r w:rsidR="00D32BE4">
        <w:rPr>
          <w:rFonts w:ascii="游明朝" w:eastAsia="游明朝" w:hAnsi="游明朝" w:hint="eastAsia"/>
          <w:szCs w:val="21"/>
        </w:rPr>
        <w:t>た</w:t>
      </w:r>
      <w:r w:rsidRPr="00746D59">
        <w:rPr>
          <w:rFonts w:ascii="游明朝" w:eastAsia="游明朝" w:hAnsi="游明朝"/>
          <w:szCs w:val="21"/>
        </w:rPr>
        <w:t>受講生に応用コースの修了証を付与します。</w:t>
      </w:r>
    </w:p>
    <w:p w14:paraId="7FB82078" w14:textId="7A05B3F8" w:rsidR="00EE559F" w:rsidRPr="00746D59" w:rsidRDefault="00CA4983" w:rsidP="0076546B">
      <w:pPr>
        <w:tabs>
          <w:tab w:val="left" w:pos="6945"/>
        </w:tabs>
        <w:autoSpaceDE w:val="0"/>
        <w:autoSpaceDN w:val="0"/>
        <w:adjustRightInd w:val="0"/>
        <w:ind w:leftChars="200" w:left="420" w:firstLineChars="100" w:firstLine="210"/>
        <w:jc w:val="left"/>
        <w:textAlignment w:val="baseline"/>
        <w:rPr>
          <w:rFonts w:ascii="游明朝" w:eastAsia="游明朝" w:hAnsi="游明朝"/>
          <w:szCs w:val="21"/>
        </w:rPr>
      </w:pPr>
      <w:bookmarkStart w:id="35" w:name="_Hlk86665962"/>
      <w:r w:rsidRPr="00746D59">
        <w:rPr>
          <w:rFonts w:ascii="游明朝" w:eastAsia="游明朝" w:hAnsi="游明朝" w:hint="eastAsia"/>
          <w:szCs w:val="21"/>
        </w:rPr>
        <w:lastRenderedPageBreak/>
        <w:t>詳しくは、</w:t>
      </w:r>
      <w:r w:rsidR="001B0583" w:rsidRPr="00746D59">
        <w:rPr>
          <w:rFonts w:ascii="游明朝" w:eastAsia="游明朝" w:hAnsi="游明朝" w:hint="eastAsia"/>
          <w:szCs w:val="21"/>
        </w:rPr>
        <w:t>「７．問い合わせ先」にある教員にお尋ねください。</w:t>
      </w:r>
      <w:r w:rsidR="00BD68FB" w:rsidRPr="00746D59">
        <w:rPr>
          <w:rFonts w:ascii="游明朝" w:eastAsia="游明朝" w:hAnsi="游明朝"/>
          <w:szCs w:val="21"/>
        </w:rPr>
        <w:tab/>
      </w:r>
    </w:p>
    <w:bookmarkEnd w:id="35"/>
    <w:p w14:paraId="55C2AB3B" w14:textId="77777777" w:rsidR="0011115A" w:rsidRPr="00746D59" w:rsidRDefault="0011115A" w:rsidP="00730F0F">
      <w:pPr>
        <w:tabs>
          <w:tab w:val="left" w:pos="6945"/>
        </w:tabs>
        <w:autoSpaceDE w:val="0"/>
        <w:autoSpaceDN w:val="0"/>
        <w:adjustRightInd w:val="0"/>
        <w:ind w:leftChars="100" w:left="210"/>
        <w:jc w:val="left"/>
        <w:textAlignment w:val="baseline"/>
        <w:rPr>
          <w:rFonts w:ascii="游明朝" w:eastAsia="游明朝" w:hAnsi="游明朝"/>
          <w:szCs w:val="21"/>
        </w:rPr>
      </w:pPr>
    </w:p>
    <w:p w14:paraId="282FD837" w14:textId="3D9BCD6C" w:rsidR="00ED52E6" w:rsidRPr="00186822" w:rsidRDefault="00ED52E6" w:rsidP="00DA56E8">
      <w:pPr>
        <w:pStyle w:val="a3"/>
        <w:numPr>
          <w:ilvl w:val="0"/>
          <w:numId w:val="3"/>
        </w:numPr>
        <w:autoSpaceDE w:val="0"/>
        <w:autoSpaceDN w:val="0"/>
        <w:adjustRightInd w:val="0"/>
        <w:snapToGrid w:val="0"/>
        <w:ind w:leftChars="0" w:right="-1"/>
        <w:jc w:val="left"/>
        <w:textAlignment w:val="baseline"/>
        <w:rPr>
          <w:rFonts w:ascii="游明朝" w:eastAsia="游明朝" w:hAnsi="游明朝"/>
          <w:b/>
          <w:szCs w:val="21"/>
        </w:rPr>
      </w:pPr>
      <w:r w:rsidRPr="00186822">
        <w:rPr>
          <w:rFonts w:ascii="游明朝" w:eastAsia="游明朝" w:hAnsi="游明朝" w:hint="eastAsia"/>
          <w:b/>
          <w:szCs w:val="21"/>
        </w:rPr>
        <w:t>コンソーシアム参画大学</w:t>
      </w:r>
    </w:p>
    <w:p w14:paraId="64C6B1B9" w14:textId="77777777" w:rsidR="00EA0F1F" w:rsidRPr="00EA0F1F" w:rsidRDefault="00EA0F1F" w:rsidP="007A2D9F">
      <w:pPr>
        <w:pStyle w:val="a3"/>
        <w:ind w:leftChars="0" w:left="450"/>
        <w:jc w:val="left"/>
        <w:rPr>
          <w:rFonts w:ascii="游明朝" w:eastAsia="游明朝" w:hAnsi="游明朝"/>
          <w:szCs w:val="21"/>
        </w:rPr>
      </w:pPr>
      <w:r w:rsidRPr="00EA0F1F">
        <w:rPr>
          <w:rFonts w:ascii="游明朝" w:eastAsia="游明朝" w:hAnsi="游明朝"/>
          <w:szCs w:val="21"/>
        </w:rPr>
        <w:t>北海道大学</w:t>
      </w:r>
      <w:r w:rsidRPr="00EA0F1F">
        <w:rPr>
          <w:rFonts w:ascii="游明朝" w:eastAsia="游明朝" w:hAnsi="游明朝" w:hint="eastAsia"/>
          <w:szCs w:val="21"/>
        </w:rPr>
        <w:t>、秋田大学、</w:t>
      </w:r>
      <w:r w:rsidRPr="00EA0F1F">
        <w:rPr>
          <w:rFonts w:ascii="游明朝" w:eastAsia="游明朝" w:hAnsi="游明朝"/>
          <w:szCs w:val="21"/>
        </w:rPr>
        <w:t>東北大学</w:t>
      </w:r>
      <w:r w:rsidRPr="00EA0F1F">
        <w:rPr>
          <w:rFonts w:ascii="游明朝" w:eastAsia="游明朝" w:hAnsi="游明朝" w:hint="eastAsia"/>
          <w:szCs w:val="21"/>
        </w:rPr>
        <w:t>、</w:t>
      </w:r>
      <w:r w:rsidRPr="00EA0F1F">
        <w:rPr>
          <w:rFonts w:ascii="游明朝" w:eastAsia="游明朝" w:hAnsi="游明朝"/>
          <w:szCs w:val="21"/>
        </w:rPr>
        <w:t>山形大学</w:t>
      </w:r>
      <w:r w:rsidRPr="00EA0F1F">
        <w:rPr>
          <w:rFonts w:ascii="游明朝" w:eastAsia="游明朝" w:hAnsi="游明朝" w:hint="eastAsia"/>
          <w:szCs w:val="21"/>
        </w:rPr>
        <w:t>、茨城大学、</w:t>
      </w:r>
      <w:r w:rsidRPr="00EA0F1F">
        <w:rPr>
          <w:rFonts w:ascii="游明朝" w:eastAsia="游明朝" w:hAnsi="游明朝"/>
          <w:szCs w:val="21"/>
        </w:rPr>
        <w:t>東京大学</w:t>
      </w:r>
      <w:r w:rsidRPr="00EA0F1F">
        <w:rPr>
          <w:rFonts w:ascii="游明朝" w:eastAsia="游明朝" w:hAnsi="游明朝" w:hint="eastAsia"/>
          <w:szCs w:val="21"/>
        </w:rPr>
        <w:t>、</w:t>
      </w:r>
      <w:r w:rsidRPr="00EA0F1F">
        <w:rPr>
          <w:rFonts w:ascii="游明朝" w:eastAsia="游明朝" w:hAnsi="游明朝"/>
          <w:szCs w:val="21"/>
        </w:rPr>
        <w:t>東京</w:t>
      </w:r>
      <w:r w:rsidRPr="00EA0F1F">
        <w:rPr>
          <w:rFonts w:ascii="游明朝" w:eastAsia="游明朝" w:hAnsi="游明朝" w:hint="eastAsia"/>
          <w:szCs w:val="21"/>
        </w:rPr>
        <w:t>科学</w:t>
      </w:r>
      <w:r w:rsidRPr="00EA0F1F">
        <w:rPr>
          <w:rFonts w:ascii="游明朝" w:eastAsia="游明朝" w:hAnsi="游明朝"/>
          <w:szCs w:val="21"/>
        </w:rPr>
        <w:t>大学</w:t>
      </w:r>
      <w:r w:rsidRPr="00EA0F1F">
        <w:rPr>
          <w:rFonts w:ascii="游明朝" w:eastAsia="游明朝" w:hAnsi="游明朝" w:hint="eastAsia"/>
          <w:szCs w:val="21"/>
        </w:rPr>
        <w:t>、東京都立大学、早稲田大学、信州大学、富山大学、</w:t>
      </w:r>
      <w:r w:rsidRPr="00EA0F1F">
        <w:rPr>
          <w:rFonts w:ascii="游明朝" w:eastAsia="游明朝" w:hAnsi="游明朝"/>
          <w:szCs w:val="21"/>
        </w:rPr>
        <w:t>名古屋大学</w:t>
      </w:r>
      <w:r w:rsidRPr="00EA0F1F">
        <w:rPr>
          <w:rFonts w:ascii="游明朝" w:eastAsia="游明朝" w:hAnsi="游明朝" w:hint="eastAsia"/>
          <w:szCs w:val="21"/>
        </w:rPr>
        <w:t>、</w:t>
      </w:r>
      <w:r w:rsidRPr="00EA0F1F">
        <w:rPr>
          <w:rFonts w:ascii="游明朝" w:eastAsia="游明朝" w:hAnsi="游明朝"/>
          <w:szCs w:val="21"/>
        </w:rPr>
        <w:t>京都大学</w:t>
      </w:r>
      <w:r w:rsidRPr="00EA0F1F">
        <w:rPr>
          <w:rFonts w:ascii="游明朝" w:eastAsia="游明朝" w:hAnsi="游明朝" w:hint="eastAsia"/>
          <w:szCs w:val="21"/>
        </w:rPr>
        <w:t>、大阪公立大学、神戸大学、広島大学、</w:t>
      </w:r>
      <w:r w:rsidRPr="00EA0F1F">
        <w:rPr>
          <w:rFonts w:ascii="游明朝" w:eastAsia="游明朝" w:hAnsi="游明朝"/>
          <w:szCs w:val="21"/>
        </w:rPr>
        <w:t>九州大学</w:t>
      </w:r>
      <w:r w:rsidRPr="00EA0F1F">
        <w:rPr>
          <w:rFonts w:ascii="游明朝" w:eastAsia="游明朝" w:hAnsi="游明朝" w:hint="eastAsia"/>
          <w:szCs w:val="21"/>
        </w:rPr>
        <w:t>、鹿児島大学</w:t>
      </w:r>
    </w:p>
    <w:p w14:paraId="5A095741" w14:textId="77777777" w:rsidR="00BC6E6D" w:rsidRPr="00BC6E6D" w:rsidRDefault="00BC6E6D" w:rsidP="0088271E">
      <w:pPr>
        <w:ind w:leftChars="200" w:left="567" w:hangingChars="70" w:hanging="147"/>
        <w:jc w:val="left"/>
        <w:rPr>
          <w:rFonts w:ascii="游明朝" w:eastAsia="游明朝" w:hAnsi="游明朝"/>
          <w:szCs w:val="21"/>
        </w:rPr>
      </w:pPr>
    </w:p>
    <w:p w14:paraId="2682AEF6" w14:textId="77777777" w:rsidR="00ED52E6" w:rsidRPr="00746D59" w:rsidRDefault="00ED52E6" w:rsidP="000E3587">
      <w:pPr>
        <w:tabs>
          <w:tab w:val="left" w:pos="6945"/>
        </w:tabs>
        <w:autoSpaceDE w:val="0"/>
        <w:autoSpaceDN w:val="0"/>
        <w:adjustRightInd w:val="0"/>
        <w:jc w:val="left"/>
        <w:textAlignment w:val="baseline"/>
        <w:rPr>
          <w:rFonts w:ascii="游明朝" w:eastAsia="游明朝" w:hAnsi="游明朝"/>
          <w:szCs w:val="21"/>
        </w:rPr>
      </w:pPr>
    </w:p>
    <w:sectPr w:rsidR="00ED52E6" w:rsidRPr="00746D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366DE" w14:textId="77777777" w:rsidR="00BC232C" w:rsidRDefault="00BC232C" w:rsidP="00F164AB">
      <w:r>
        <w:separator/>
      </w:r>
    </w:p>
  </w:endnote>
  <w:endnote w:type="continuationSeparator" w:id="0">
    <w:p w14:paraId="7DD565D8" w14:textId="77777777" w:rsidR="00BC232C" w:rsidRDefault="00BC232C" w:rsidP="00F16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49787" w14:textId="77777777" w:rsidR="00BC232C" w:rsidRDefault="00BC232C" w:rsidP="00F164AB">
      <w:r>
        <w:separator/>
      </w:r>
    </w:p>
  </w:footnote>
  <w:footnote w:type="continuationSeparator" w:id="0">
    <w:p w14:paraId="4426A830" w14:textId="77777777" w:rsidR="00BC232C" w:rsidRDefault="00BC232C" w:rsidP="00F16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455B"/>
    <w:multiLevelType w:val="hybridMultilevel"/>
    <w:tmpl w:val="EEB675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A6B7970"/>
    <w:multiLevelType w:val="hybridMultilevel"/>
    <w:tmpl w:val="4DE6F7F0"/>
    <w:lvl w:ilvl="0" w:tplc="E78EDB7A">
      <w:start w:val="1"/>
      <w:numFmt w:val="decimalFullWidth"/>
      <w:lvlText w:val="%1．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D71FAD"/>
    <w:multiLevelType w:val="hybridMultilevel"/>
    <w:tmpl w:val="FC641450"/>
    <w:lvl w:ilvl="0" w:tplc="AD144A7E">
      <w:start w:val="1"/>
      <w:numFmt w:val="decimalFullWidth"/>
      <w:lvlText w:val="%1．"/>
      <w:lvlJc w:val="left"/>
      <w:pPr>
        <w:ind w:left="840" w:hanging="4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74D560DA"/>
    <w:multiLevelType w:val="hybridMultilevel"/>
    <w:tmpl w:val="0DDAA792"/>
    <w:lvl w:ilvl="0" w:tplc="4CEA024C">
      <w:start w:val="1"/>
      <w:numFmt w:val="decimalFullWidth"/>
      <w:lvlText w:val="%1．"/>
      <w:lvlJc w:val="left"/>
      <w:pPr>
        <w:ind w:left="555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ind w:left="3885" w:hanging="420"/>
      </w:pPr>
    </w:lvl>
  </w:abstractNum>
  <w:num w:numId="1" w16cid:durableId="824400460">
    <w:abstractNumId w:val="2"/>
  </w:num>
  <w:num w:numId="2" w16cid:durableId="840657375">
    <w:abstractNumId w:val="0"/>
  </w:num>
  <w:num w:numId="3" w16cid:durableId="1333336771">
    <w:abstractNumId w:val="1"/>
  </w:num>
  <w:num w:numId="4" w16cid:durableId="1207375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grammar="dirty"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4A0"/>
    <w:rsid w:val="00021D67"/>
    <w:rsid w:val="000351D9"/>
    <w:rsid w:val="00040F18"/>
    <w:rsid w:val="00054FC4"/>
    <w:rsid w:val="00064580"/>
    <w:rsid w:val="000714FD"/>
    <w:rsid w:val="000814A0"/>
    <w:rsid w:val="000B63C9"/>
    <w:rsid w:val="000D3919"/>
    <w:rsid w:val="000E3587"/>
    <w:rsid w:val="0011115A"/>
    <w:rsid w:val="00115F39"/>
    <w:rsid w:val="00127540"/>
    <w:rsid w:val="00144944"/>
    <w:rsid w:val="00145728"/>
    <w:rsid w:val="00146BEC"/>
    <w:rsid w:val="0015159C"/>
    <w:rsid w:val="00156875"/>
    <w:rsid w:val="00164C8A"/>
    <w:rsid w:val="00172C7A"/>
    <w:rsid w:val="00186822"/>
    <w:rsid w:val="00186FA3"/>
    <w:rsid w:val="001962ED"/>
    <w:rsid w:val="001A03AB"/>
    <w:rsid w:val="001A25E4"/>
    <w:rsid w:val="001B0583"/>
    <w:rsid w:val="001B0618"/>
    <w:rsid w:val="001D6482"/>
    <w:rsid w:val="001E3F17"/>
    <w:rsid w:val="001F00C9"/>
    <w:rsid w:val="001F4946"/>
    <w:rsid w:val="001F4BB3"/>
    <w:rsid w:val="002141A8"/>
    <w:rsid w:val="002169B6"/>
    <w:rsid w:val="00221796"/>
    <w:rsid w:val="0022778D"/>
    <w:rsid w:val="00234F95"/>
    <w:rsid w:val="00237207"/>
    <w:rsid w:val="00271070"/>
    <w:rsid w:val="0027357F"/>
    <w:rsid w:val="00276487"/>
    <w:rsid w:val="002839E4"/>
    <w:rsid w:val="002B0DA0"/>
    <w:rsid w:val="002B74D5"/>
    <w:rsid w:val="002D5739"/>
    <w:rsid w:val="002E10A8"/>
    <w:rsid w:val="00302205"/>
    <w:rsid w:val="00371B12"/>
    <w:rsid w:val="0037245E"/>
    <w:rsid w:val="00387B55"/>
    <w:rsid w:val="00391F52"/>
    <w:rsid w:val="003972D9"/>
    <w:rsid w:val="003A5562"/>
    <w:rsid w:val="003A7F93"/>
    <w:rsid w:val="003C34E9"/>
    <w:rsid w:val="003C6F95"/>
    <w:rsid w:val="003D7F8E"/>
    <w:rsid w:val="003E14DB"/>
    <w:rsid w:val="00403238"/>
    <w:rsid w:val="00410CC9"/>
    <w:rsid w:val="00411568"/>
    <w:rsid w:val="00420D58"/>
    <w:rsid w:val="0042688B"/>
    <w:rsid w:val="00447E7A"/>
    <w:rsid w:val="00457377"/>
    <w:rsid w:val="00496B9B"/>
    <w:rsid w:val="004A0175"/>
    <w:rsid w:val="004C07A8"/>
    <w:rsid w:val="004C2DD2"/>
    <w:rsid w:val="004C7356"/>
    <w:rsid w:val="004E0635"/>
    <w:rsid w:val="004E3703"/>
    <w:rsid w:val="004F03ED"/>
    <w:rsid w:val="00504070"/>
    <w:rsid w:val="0050609B"/>
    <w:rsid w:val="005232C1"/>
    <w:rsid w:val="00525B64"/>
    <w:rsid w:val="00530851"/>
    <w:rsid w:val="00530A69"/>
    <w:rsid w:val="00551685"/>
    <w:rsid w:val="005743AE"/>
    <w:rsid w:val="00586BF4"/>
    <w:rsid w:val="0059223B"/>
    <w:rsid w:val="0059594F"/>
    <w:rsid w:val="005974A3"/>
    <w:rsid w:val="005B6440"/>
    <w:rsid w:val="005E26D2"/>
    <w:rsid w:val="00617269"/>
    <w:rsid w:val="00620A48"/>
    <w:rsid w:val="00631B75"/>
    <w:rsid w:val="00631BC5"/>
    <w:rsid w:val="00674649"/>
    <w:rsid w:val="006D7DCF"/>
    <w:rsid w:val="006E06F9"/>
    <w:rsid w:val="006F1AB3"/>
    <w:rsid w:val="00700B28"/>
    <w:rsid w:val="00714A3B"/>
    <w:rsid w:val="00725F4B"/>
    <w:rsid w:val="00730F0F"/>
    <w:rsid w:val="00746D59"/>
    <w:rsid w:val="007632FC"/>
    <w:rsid w:val="0076546B"/>
    <w:rsid w:val="00766087"/>
    <w:rsid w:val="00771874"/>
    <w:rsid w:val="0078520B"/>
    <w:rsid w:val="007A2D9F"/>
    <w:rsid w:val="007C16A8"/>
    <w:rsid w:val="007C4CFE"/>
    <w:rsid w:val="007C609B"/>
    <w:rsid w:val="007E6FAA"/>
    <w:rsid w:val="00830B4D"/>
    <w:rsid w:val="008312C3"/>
    <w:rsid w:val="008435C0"/>
    <w:rsid w:val="00847B21"/>
    <w:rsid w:val="0088255F"/>
    <w:rsid w:val="0088271E"/>
    <w:rsid w:val="00887F2D"/>
    <w:rsid w:val="00892668"/>
    <w:rsid w:val="00893AF3"/>
    <w:rsid w:val="008B418E"/>
    <w:rsid w:val="008B5896"/>
    <w:rsid w:val="008D47B2"/>
    <w:rsid w:val="008D68C9"/>
    <w:rsid w:val="008E6A84"/>
    <w:rsid w:val="008F459F"/>
    <w:rsid w:val="008F6178"/>
    <w:rsid w:val="00911501"/>
    <w:rsid w:val="00926300"/>
    <w:rsid w:val="00932747"/>
    <w:rsid w:val="00935C15"/>
    <w:rsid w:val="00937E81"/>
    <w:rsid w:val="009508DA"/>
    <w:rsid w:val="00963376"/>
    <w:rsid w:val="009702E9"/>
    <w:rsid w:val="009738F0"/>
    <w:rsid w:val="00984124"/>
    <w:rsid w:val="00995297"/>
    <w:rsid w:val="009979D5"/>
    <w:rsid w:val="009A2A2C"/>
    <w:rsid w:val="009C3DFE"/>
    <w:rsid w:val="009D5834"/>
    <w:rsid w:val="009E6FB7"/>
    <w:rsid w:val="009F439E"/>
    <w:rsid w:val="00A13A10"/>
    <w:rsid w:val="00A15C5B"/>
    <w:rsid w:val="00A21432"/>
    <w:rsid w:val="00A22469"/>
    <w:rsid w:val="00A30A53"/>
    <w:rsid w:val="00A34CEB"/>
    <w:rsid w:val="00A46995"/>
    <w:rsid w:val="00A56BDF"/>
    <w:rsid w:val="00AF6320"/>
    <w:rsid w:val="00B32812"/>
    <w:rsid w:val="00B34CA6"/>
    <w:rsid w:val="00B35F1E"/>
    <w:rsid w:val="00B401F2"/>
    <w:rsid w:val="00B47B90"/>
    <w:rsid w:val="00B55359"/>
    <w:rsid w:val="00B57743"/>
    <w:rsid w:val="00B632A9"/>
    <w:rsid w:val="00B754D4"/>
    <w:rsid w:val="00B84168"/>
    <w:rsid w:val="00B85691"/>
    <w:rsid w:val="00BA703F"/>
    <w:rsid w:val="00BB58EF"/>
    <w:rsid w:val="00BB59EC"/>
    <w:rsid w:val="00BC232C"/>
    <w:rsid w:val="00BC2FDF"/>
    <w:rsid w:val="00BC459D"/>
    <w:rsid w:val="00BC6E6D"/>
    <w:rsid w:val="00BD06E9"/>
    <w:rsid w:val="00BD68FB"/>
    <w:rsid w:val="00BE05F1"/>
    <w:rsid w:val="00C07AB7"/>
    <w:rsid w:val="00C15605"/>
    <w:rsid w:val="00C57D16"/>
    <w:rsid w:val="00C678C0"/>
    <w:rsid w:val="00C760D5"/>
    <w:rsid w:val="00C829BD"/>
    <w:rsid w:val="00C82EBA"/>
    <w:rsid w:val="00CA4983"/>
    <w:rsid w:val="00CB2AE9"/>
    <w:rsid w:val="00CB2F25"/>
    <w:rsid w:val="00CC43DE"/>
    <w:rsid w:val="00CC466E"/>
    <w:rsid w:val="00CF3FFB"/>
    <w:rsid w:val="00CF6187"/>
    <w:rsid w:val="00D05875"/>
    <w:rsid w:val="00D172DA"/>
    <w:rsid w:val="00D24164"/>
    <w:rsid w:val="00D32BE4"/>
    <w:rsid w:val="00D346A5"/>
    <w:rsid w:val="00D36A0A"/>
    <w:rsid w:val="00D61C26"/>
    <w:rsid w:val="00D75831"/>
    <w:rsid w:val="00D918E9"/>
    <w:rsid w:val="00DA56E8"/>
    <w:rsid w:val="00DE501A"/>
    <w:rsid w:val="00DF0438"/>
    <w:rsid w:val="00DF49E2"/>
    <w:rsid w:val="00DF75F0"/>
    <w:rsid w:val="00E013AC"/>
    <w:rsid w:val="00E12EBE"/>
    <w:rsid w:val="00E20904"/>
    <w:rsid w:val="00E30006"/>
    <w:rsid w:val="00E318F1"/>
    <w:rsid w:val="00E3638E"/>
    <w:rsid w:val="00E42A9C"/>
    <w:rsid w:val="00E4607F"/>
    <w:rsid w:val="00E462F5"/>
    <w:rsid w:val="00E743C3"/>
    <w:rsid w:val="00E82FF0"/>
    <w:rsid w:val="00EA0F1F"/>
    <w:rsid w:val="00EA29EB"/>
    <w:rsid w:val="00EB6BC7"/>
    <w:rsid w:val="00EC1CB4"/>
    <w:rsid w:val="00ED52E6"/>
    <w:rsid w:val="00ED616D"/>
    <w:rsid w:val="00EE559F"/>
    <w:rsid w:val="00EE6059"/>
    <w:rsid w:val="00F025E7"/>
    <w:rsid w:val="00F164AB"/>
    <w:rsid w:val="00F455CE"/>
    <w:rsid w:val="00F528B4"/>
    <w:rsid w:val="00F6170F"/>
    <w:rsid w:val="00F62FFB"/>
    <w:rsid w:val="00F6623F"/>
    <w:rsid w:val="00F86126"/>
    <w:rsid w:val="00F944A0"/>
    <w:rsid w:val="00FA309C"/>
    <w:rsid w:val="00FB613A"/>
    <w:rsid w:val="00FC15C6"/>
    <w:rsid w:val="00FC2E49"/>
    <w:rsid w:val="00FC3E6A"/>
    <w:rsid w:val="00FD1157"/>
    <w:rsid w:val="00FD6AF2"/>
    <w:rsid w:val="00FE0CF0"/>
    <w:rsid w:val="00FE2960"/>
    <w:rsid w:val="00FE4C41"/>
    <w:rsid w:val="00FE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6A2A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A10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B35F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B35F1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164A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164AB"/>
  </w:style>
  <w:style w:type="paragraph" w:styleId="a8">
    <w:name w:val="footer"/>
    <w:basedOn w:val="a"/>
    <w:link w:val="a9"/>
    <w:uiPriority w:val="99"/>
    <w:unhideWhenUsed/>
    <w:rsid w:val="00F164A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164AB"/>
  </w:style>
  <w:style w:type="character" w:styleId="aa">
    <w:name w:val="Hyperlink"/>
    <w:basedOn w:val="a0"/>
    <w:uiPriority w:val="99"/>
    <w:unhideWhenUsed/>
    <w:rsid w:val="00F164AB"/>
    <w:rPr>
      <w:color w:val="0563C1" w:themeColor="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A56BDF"/>
    <w:rPr>
      <w:color w:val="808080"/>
      <w:shd w:val="clear" w:color="auto" w:fill="E6E6E6"/>
    </w:rPr>
  </w:style>
  <w:style w:type="paragraph" w:styleId="ab">
    <w:name w:val="Date"/>
    <w:basedOn w:val="a"/>
    <w:next w:val="a"/>
    <w:link w:val="ac"/>
    <w:uiPriority w:val="99"/>
    <w:semiHidden/>
    <w:unhideWhenUsed/>
    <w:rsid w:val="00A56BDF"/>
  </w:style>
  <w:style w:type="character" w:customStyle="1" w:styleId="ac">
    <w:name w:val="日付 (文字)"/>
    <w:basedOn w:val="a0"/>
    <w:link w:val="ab"/>
    <w:uiPriority w:val="99"/>
    <w:semiHidden/>
    <w:rsid w:val="00A56BDF"/>
  </w:style>
  <w:style w:type="character" w:styleId="ad">
    <w:name w:val="annotation reference"/>
    <w:basedOn w:val="a0"/>
    <w:uiPriority w:val="99"/>
    <w:semiHidden/>
    <w:unhideWhenUsed/>
    <w:rsid w:val="008312C3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8312C3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8312C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8312C3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8312C3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DF49E2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843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4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2017-10-24T02:15:00Z</cp:lastPrinted>
  <dcterms:created xsi:type="dcterms:W3CDTF">2026-04-21T20:38:00Z</dcterms:created>
  <dcterms:modified xsi:type="dcterms:W3CDTF">2026-04-21T22:56:00Z</dcterms:modified>
</cp:coreProperties>
</file>